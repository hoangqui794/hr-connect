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713741" cy="742362"/>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59" w:lineRule="auto"/>
        <w:jc w:val="center"/>
        <w:rPr>
          <w:rFonts w:ascii="Calibri" w:cs="Calibri" w:eastAsia="Calibri" w:hAnsi="Calibri"/>
          <w:b w:val="1"/>
          <w:bCs w:val="1"/>
          <w:smallCaps w:val="1"/>
          <w:color w:val="c00000"/>
          <w:sz w:val="56"/>
          <w:szCs w:val="56"/>
        </w:rPr>
      </w:pPr>
      <w:r w:rsidDel="00000000" w:rsidR="00000000" w:rsidRPr="00000000">
        <w:rPr>
          <w:rFonts w:ascii="Calibri" w:cs="Calibri" w:eastAsia="Calibri" w:hAnsi="Calibri"/>
          <w:b w:val="1"/>
          <w:bCs w:val="1"/>
          <w:smallCaps w:val="1"/>
          <w:color w:val="c00000"/>
          <w:sz w:val="56"/>
          <w:szCs w:val="56"/>
          <w:rtl w:val="0"/>
        </w:rPr>
        <w:t xml:space="preserve">CAPSTONE PROJECT REPORT</w:t>
      </w:r>
    </w:p>
    <w:p w:rsidR="00000000" w:rsidDel="00000000" w:rsidP="00000000" w:rsidRDefault="00000000" w:rsidRPr="00000000" w14:paraId="00000009">
      <w:pPr>
        <w:spacing w:after="160" w:line="259" w:lineRule="auto"/>
        <w:jc w:val="center"/>
        <w:rPr>
          <w:rFonts w:ascii="Calibri" w:cs="Calibri" w:eastAsia="Calibri" w:hAnsi="Calibri"/>
          <w:b w:val="1"/>
          <w:bCs w:val="1"/>
          <w:color w:val="c00000"/>
          <w:sz w:val="44"/>
          <w:szCs w:val="44"/>
        </w:rPr>
      </w:pPr>
      <w:r w:rsidDel="00000000" w:rsidR="00000000" w:rsidRPr="00000000">
        <w:rPr>
          <w:rFonts w:ascii="Calibri" w:cs="Calibri" w:eastAsia="Calibri" w:hAnsi="Calibri"/>
          <w:b w:val="1"/>
          <w:bCs w:val="1"/>
          <w:color w:val="c00000"/>
          <w:sz w:val="44"/>
          <w:szCs w:val="44"/>
          <w:rtl w:val="0"/>
        </w:rPr>
        <w:t xml:space="preserve">Report 3 – Software Requirement Specification</w:t>
      </w:r>
    </w:p>
    <w:p w:rsidR="00000000" w:rsidDel="00000000" w:rsidP="00000000" w:rsidRDefault="00000000" w:rsidRPr="00000000" w14:paraId="0000000A">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B">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C">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D">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E">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1">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2">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3">
      <w:pPr>
        <w:spacing w:after="160" w:before="89" w:line="259" w:lineRule="auto"/>
        <w:ind w:left="2526" w:right="2171" w:firstLine="0"/>
        <w:jc w:val="center"/>
        <w:rPr>
          <w:rFonts w:ascii="Calibri" w:cs="Calibri" w:eastAsia="Calibri" w:hAnsi="Calibri"/>
          <w:sz w:val="28"/>
          <w:szCs w:val="28"/>
        </w:rPr>
      </w:pPr>
      <w:r>
        <w:rPr>
          <w:rFonts w:ascii="Calibri" w:cs="Calibri" w:eastAsia="Calibri" w:hAnsi="Calibri"/>
          <w:sz w:val="28"/>
          <w:szCs w:val="28"/>
          <w:rtl w:val="0"/>
        </w:rPr>
        <w:t xml:space="preserve">– Ho Chi Minh, </w:t>
      </w:r>
      <w:del w:id="9001" w:author="Lu (Claude)" w:date="2026-10-21T00:00:00Z">
        <w:r>
          <w:rPr>
            <w:rFonts w:ascii="Calibri" w:cs="Calibri" w:eastAsia="Calibri" w:hAnsi="Calibri"/>
            <w:sz w:val="28"/>
            <w:szCs w:val="28"/>
            <w:rtl w:val="0"/>
          </w:rPr>
          <w:delText xml:space="preserve">September 2026</w:delText>
        </w:r>
      </w:del>
      <w:ins w:id="9002" w:author="Lu (Claude)" w:date="2026-10-21T00:00:00Z">
        <w:r>
          <w:rPr>
            <w:rFonts w:ascii="Calibri" w:cs="Calibri" w:eastAsia="Calibri" w:hAnsi="Calibri"/>
            <w:sz w:val="28"/>
            <w:szCs w:val="28"/>
            <w:rtl w:val="0"/>
          </w:rPr>
          <w:t xml:space="preserve">October 2026</w:t>
        </w:r>
      </w:ins>
      <w:r>
        <w:rPr>
          <w:rFonts w:ascii="Calibri" w:cs="Calibri" w:eastAsia="Calibri" w:hAnsi="Calibri"/>
          <w:sz w:val="28"/>
          <w:szCs w:val="28"/>
          <w:rtl w:val="0"/>
        </w:rPr>
        <w:t xml:space="preserve"> –</w:t>
      </w:r>
    </w:p>
    <w:p w:rsidR="00000000" w:rsidDel="00000000" w:rsidP="00000000" w:rsidRDefault="00000000" w:rsidRPr="00000000" w14:paraId="00000014">
      <w:pPr>
        <w:spacing w:after="160" w:before="89" w:line="259" w:lineRule="auto"/>
        <w:ind w:left="2526" w:right="2171" w:firstLine="0"/>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5">
      <w:pPr>
        <w:spacing w:after="160" w:before="89" w:line="259" w:lineRule="auto"/>
        <w:ind w:left="2526" w:right="2171" w:firstLine="0"/>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6">
      <w:pPr>
        <w:keepNext w:val="1"/>
        <w:keepLines w:val="1"/>
        <w:spacing w:before="240" w:line="259" w:lineRule="auto"/>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Table of Contents</w:t>
      </w:r>
    </w:p>
    <w:sdt>
      <w:sdtPr>
        <w:id w:val="1363250264"/>
        <w:docPartObj>
          <w:docPartGallery w:val="Table of Contents"/>
          <w:docPartUnique w:val="1"/>
        </w:docPartObj>
      </w:sdtPr>
      <w:sdtContent>
        <w:p w:rsidR="00000000" w:rsidDel="00000000" w:rsidP="00000000" w:rsidRDefault="00000000" w:rsidRPr="00000000" w14:paraId="00000017">
          <w:pPr>
            <w:tabs>
              <w:tab w:val="right" w:leader="dot" w:pos="9040"/>
            </w:tabs>
            <w:spacing w:after="100" w:line="259" w:lineRule="auto"/>
            <w:rPr>
              <w:rFonts w:ascii="Calibri" w:cs="Calibri" w:eastAsia="Calibri" w:hAnsi="Calibri"/>
              <w:sz w:val="24"/>
              <w:szCs w:val="24"/>
            </w:rPr>
          </w:pPr>
          <w:r w:rsidDel="00000000" w:rsidR="00000000" w:rsidRPr="00000000">
            <w:fldChar w:fldCharType="begin"/>
            <w:instrText xml:space="preserve"> TOC \h \u \z \t "Heading 1,1,Heading 2,2,Heading 3,3,"</w:instrText>
            <w:fldChar w:fldCharType="separate"/>
          </w:r>
          <w:hyperlink r:id="rId8">
            <w:r w:rsidDel="00000000" w:rsidR="00000000" w:rsidRPr="00000000">
              <w:rPr>
                <w:rFonts w:ascii="Calibri" w:cs="Calibri" w:eastAsia="Calibri" w:hAnsi="Calibri"/>
                <w:rtl w:val="0"/>
              </w:rPr>
              <w:t xml:space="preserve">I. Project Report</w:t>
              <w:tab/>
              <w:t xml:space="preserve">3</w:t>
            </w:r>
          </w:hyperlink>
          <w:r w:rsidDel="00000000" w:rsidR="00000000" w:rsidRPr="00000000">
            <w:rPr>
              <w:rtl w:val="0"/>
            </w:rPr>
          </w:r>
        </w:p>
        <w:p w:rsidR="00000000" w:rsidDel="00000000" w:rsidP="00000000" w:rsidRDefault="00000000" w:rsidRPr="00000000" w14:paraId="00000018">
          <w:pPr>
            <w:tabs>
              <w:tab w:val="right" w:leader="dot" w:pos="9040"/>
            </w:tabs>
            <w:spacing w:after="100" w:line="259" w:lineRule="auto"/>
            <w:ind w:left="220" w:firstLine="0"/>
            <w:rPr>
              <w:rFonts w:ascii="Calibri" w:cs="Calibri" w:eastAsia="Calibri" w:hAnsi="Calibri"/>
              <w:sz w:val="24"/>
              <w:szCs w:val="24"/>
            </w:rPr>
          </w:pPr>
          <w:hyperlink r:id="rId9">
            <w:r w:rsidDel="00000000" w:rsidR="00000000" w:rsidRPr="00000000">
              <w:rPr>
                <w:rFonts w:ascii="Calibri" w:cs="Calibri" w:eastAsia="Calibri" w:hAnsi="Calibri"/>
                <w:rtl w:val="0"/>
              </w:rPr>
              <w:t xml:space="preserve">1. Status Report</w:t>
              <w:tab/>
              <w:t xml:space="preserve">3</w:t>
            </w:r>
          </w:hyperlink>
          <w:r w:rsidDel="00000000" w:rsidR="00000000" w:rsidRPr="00000000">
            <w:rPr>
              <w:rtl w:val="0"/>
            </w:rPr>
          </w:r>
        </w:p>
        <w:p w:rsidR="00000000" w:rsidDel="00000000" w:rsidP="00000000" w:rsidRDefault="00000000" w:rsidRPr="00000000" w14:paraId="00000019">
          <w:pPr>
            <w:tabs>
              <w:tab w:val="right" w:leader="dot" w:pos="9040"/>
            </w:tabs>
            <w:spacing w:after="100" w:line="259" w:lineRule="auto"/>
            <w:ind w:left="220" w:firstLine="0"/>
            <w:rPr>
              <w:rFonts w:ascii="Calibri" w:cs="Calibri" w:eastAsia="Calibri" w:hAnsi="Calibri"/>
              <w:sz w:val="24"/>
              <w:szCs w:val="24"/>
            </w:rPr>
          </w:pPr>
          <w:hyperlink r:id="rId10">
            <w:r w:rsidDel="00000000" w:rsidR="00000000" w:rsidRPr="00000000">
              <w:rPr>
                <w:rFonts w:ascii="Calibri" w:cs="Calibri" w:eastAsia="Calibri" w:hAnsi="Calibri"/>
                <w:rtl w:val="0"/>
              </w:rPr>
              <w:t xml:space="preserve">2. Team Involvements</w:t>
              <w:tab/>
              <w:t xml:space="preserve">3</w:t>
            </w:r>
          </w:hyperlink>
          <w:r w:rsidDel="00000000" w:rsidR="00000000" w:rsidRPr="00000000">
            <w:rPr>
              <w:rtl w:val="0"/>
            </w:rPr>
          </w:r>
        </w:p>
        <w:p w:rsidR="00000000" w:rsidDel="00000000" w:rsidP="00000000" w:rsidRDefault="00000000" w:rsidRPr="00000000" w14:paraId="0000001A">
          <w:pPr>
            <w:tabs>
              <w:tab w:val="right" w:leader="dot" w:pos="9040"/>
            </w:tabs>
            <w:spacing w:after="100" w:line="259" w:lineRule="auto"/>
            <w:ind w:left="220" w:firstLine="0"/>
            <w:rPr>
              <w:rFonts w:ascii="Calibri" w:cs="Calibri" w:eastAsia="Calibri" w:hAnsi="Calibri"/>
              <w:sz w:val="24"/>
              <w:szCs w:val="24"/>
            </w:rPr>
          </w:pPr>
          <w:hyperlink r:id="rId11">
            <w:r w:rsidDel="00000000" w:rsidR="00000000" w:rsidRPr="00000000">
              <w:rPr>
                <w:rFonts w:ascii="Calibri" w:cs="Calibri" w:eastAsia="Calibri" w:hAnsi="Calibri"/>
                <w:rtl w:val="0"/>
              </w:rPr>
              <w:t xml:space="preserve">3. Issues/Suggestions</w:t>
              <w:tab/>
              <w:t xml:space="preserve">3</w:t>
            </w:r>
          </w:hyperlink>
          <w:r w:rsidDel="00000000" w:rsidR="00000000" w:rsidRPr="00000000">
            <w:rPr>
              <w:rtl w:val="0"/>
            </w:rPr>
          </w:r>
        </w:p>
        <w:p w:rsidR="00000000" w:rsidDel="00000000" w:rsidP="00000000" w:rsidRDefault="00000000" w:rsidRPr="00000000" w14:paraId="0000001B">
          <w:pPr>
            <w:tabs>
              <w:tab w:val="right" w:leader="dot" w:pos="9040"/>
            </w:tabs>
            <w:spacing w:after="100" w:line="259" w:lineRule="auto"/>
            <w:rPr>
              <w:rFonts w:ascii="Calibri" w:cs="Calibri" w:eastAsia="Calibri" w:hAnsi="Calibri"/>
              <w:sz w:val="24"/>
              <w:szCs w:val="24"/>
            </w:rPr>
          </w:pPr>
          <w:hyperlink r:id="rId12">
            <w:r w:rsidDel="00000000" w:rsidR="00000000" w:rsidRPr="00000000">
              <w:rPr>
                <w:rFonts w:ascii="Calibri" w:cs="Calibri" w:eastAsia="Calibri" w:hAnsi="Calibri"/>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C">
          <w:pPr>
            <w:tabs>
              <w:tab w:val="right" w:leader="dot" w:pos="9040"/>
            </w:tabs>
            <w:spacing w:after="100" w:line="259" w:lineRule="auto"/>
            <w:ind w:left="220" w:firstLine="0"/>
            <w:rPr>
              <w:rFonts w:ascii="Calibri" w:cs="Calibri" w:eastAsia="Calibri" w:hAnsi="Calibri"/>
              <w:sz w:val="24"/>
              <w:szCs w:val="24"/>
            </w:rPr>
          </w:pPr>
          <w:hyperlink r:id="rId13">
            <w:r w:rsidDel="00000000" w:rsidR="00000000" w:rsidRPr="00000000">
              <w:rPr>
                <w:rFonts w:ascii="Calibri" w:cs="Calibri" w:eastAsia="Calibri" w:hAnsi="Calibri"/>
                <w:rtl w:val="0"/>
              </w:rPr>
              <w:t xml:space="preserve">1. Overall Description</w:t>
              <w:tab/>
              <w:t xml:space="preserve">4</w:t>
            </w:r>
          </w:hyperlink>
          <w:r w:rsidDel="00000000" w:rsidR="00000000" w:rsidRPr="00000000">
            <w:rPr>
              <w:rtl w:val="0"/>
            </w:rPr>
          </w:r>
        </w:p>
        <w:p w:rsidR="00000000" w:rsidDel="00000000" w:rsidP="00000000" w:rsidRDefault="00000000" w:rsidRPr="00000000" w14:paraId="0000001D">
          <w:pPr>
            <w:tabs>
              <w:tab w:val="right" w:leader="dot" w:pos="9040"/>
            </w:tabs>
            <w:spacing w:after="100" w:line="259" w:lineRule="auto"/>
            <w:ind w:left="440" w:firstLine="0"/>
            <w:rPr>
              <w:rFonts w:ascii="Calibri" w:cs="Calibri" w:eastAsia="Calibri" w:hAnsi="Calibri"/>
              <w:sz w:val="24"/>
              <w:szCs w:val="24"/>
            </w:rPr>
          </w:pPr>
          <w:hyperlink r:id="rId14">
            <w:r w:rsidDel="00000000" w:rsidR="00000000" w:rsidRPr="00000000">
              <w:rPr>
                <w:rFonts w:ascii="Calibri" w:cs="Calibri" w:eastAsia="Calibri" w:hAnsi="Calibri"/>
                <w:rtl w:val="0"/>
              </w:rPr>
              <w:t xml:space="preserve">1.1 Product Overview</w:t>
              <w:tab/>
              <w:t xml:space="preserve">4</w:t>
            </w:r>
          </w:hyperlink>
          <w:r w:rsidDel="00000000" w:rsidR="00000000" w:rsidRPr="00000000">
            <w:rPr>
              <w:rtl w:val="0"/>
            </w:rPr>
          </w:r>
        </w:p>
        <w:p w:rsidR="00000000" w:rsidDel="00000000" w:rsidP="00000000" w:rsidRDefault="00000000" w:rsidRPr="00000000" w14:paraId="0000001E">
          <w:pPr>
            <w:tabs>
              <w:tab w:val="right" w:leader="dot" w:pos="9040"/>
            </w:tabs>
            <w:spacing w:after="100" w:line="259" w:lineRule="auto"/>
            <w:ind w:left="440" w:firstLine="0"/>
            <w:rPr>
              <w:rFonts w:ascii="Calibri" w:cs="Calibri" w:eastAsia="Calibri" w:hAnsi="Calibri"/>
              <w:sz w:val="24"/>
              <w:szCs w:val="24"/>
            </w:rPr>
          </w:pPr>
          <w:hyperlink r:id="rId15">
            <w:r w:rsidDel="00000000" w:rsidR="00000000" w:rsidRPr="00000000">
              <w:rPr>
                <w:rFonts w:ascii="Calibri" w:cs="Calibri" w:eastAsia="Calibri" w:hAnsi="Calibri"/>
                <w:rtl w:val="0"/>
              </w:rPr>
              <w:t xml:space="preserve">1.2 Business Rules</w:t>
              <w:tab/>
              <w:t xml:space="preserve">5</w:t>
            </w:r>
          </w:hyperlink>
          <w:r w:rsidDel="00000000" w:rsidR="00000000" w:rsidRPr="00000000">
            <w:rPr>
              <w:rtl w:val="0"/>
            </w:rPr>
          </w:r>
        </w:p>
        <w:p w:rsidR="00000000" w:rsidDel="00000000" w:rsidP="00000000" w:rsidRDefault="00000000" w:rsidRPr="00000000" w14:paraId="0000001F">
          <w:pPr>
            <w:tabs>
              <w:tab w:val="right" w:leader="dot" w:pos="9040"/>
            </w:tabs>
            <w:spacing w:after="100" w:line="259" w:lineRule="auto"/>
            <w:ind w:left="220" w:firstLine="0"/>
            <w:rPr>
              <w:rFonts w:ascii="Calibri" w:cs="Calibri" w:eastAsia="Calibri" w:hAnsi="Calibri"/>
              <w:sz w:val="24"/>
              <w:szCs w:val="24"/>
            </w:rPr>
          </w:pPr>
          <w:hyperlink r:id="rId16">
            <w:r w:rsidDel="00000000" w:rsidR="00000000" w:rsidRPr="00000000">
              <w:rPr>
                <w:rFonts w:ascii="Calibri" w:cs="Calibri" w:eastAsia="Calibri" w:hAnsi="Calibri"/>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20">
          <w:pPr>
            <w:tabs>
              <w:tab w:val="right" w:leader="dot" w:pos="9040"/>
            </w:tabs>
            <w:spacing w:after="100" w:line="259" w:lineRule="auto"/>
            <w:ind w:left="440" w:firstLine="0"/>
            <w:rPr>
              <w:rFonts w:ascii="Calibri" w:cs="Calibri" w:eastAsia="Calibri" w:hAnsi="Calibri"/>
              <w:sz w:val="24"/>
              <w:szCs w:val="24"/>
            </w:rPr>
          </w:pPr>
          <w:hyperlink r:id="rId17">
            <w:r w:rsidDel="00000000" w:rsidR="00000000" w:rsidRPr="00000000">
              <w:rPr>
                <w:rFonts w:ascii="Calibri" w:cs="Calibri" w:eastAsia="Calibri" w:hAnsi="Calibri"/>
                <w:rtl w:val="0"/>
              </w:rPr>
              <w:t xml:space="preserve">2.1 System Actors</w:t>
              <w:tab/>
              <w:t xml:space="preserve">6</w:t>
            </w:r>
          </w:hyperlink>
          <w:r w:rsidDel="00000000" w:rsidR="00000000" w:rsidRPr="00000000">
            <w:rPr>
              <w:rtl w:val="0"/>
            </w:rPr>
          </w:r>
        </w:p>
        <w:p w:rsidR="00000000" w:rsidDel="00000000" w:rsidP="00000000" w:rsidRDefault="00000000" w:rsidRPr="00000000" w14:paraId="00000021">
          <w:pPr>
            <w:tabs>
              <w:tab w:val="right" w:leader="dot" w:pos="9040"/>
            </w:tabs>
            <w:spacing w:after="100" w:line="259" w:lineRule="auto"/>
            <w:ind w:left="440" w:firstLine="0"/>
            <w:rPr>
              <w:rFonts w:ascii="Calibri" w:cs="Calibri" w:eastAsia="Calibri" w:hAnsi="Calibri"/>
              <w:sz w:val="24"/>
              <w:szCs w:val="24"/>
            </w:rPr>
          </w:pPr>
          <w:hyperlink r:id="rId18">
            <w:r w:rsidDel="00000000" w:rsidR="00000000" w:rsidRPr="00000000">
              <w:rPr>
                <w:rFonts w:ascii="Calibri" w:cs="Calibri" w:eastAsia="Calibri" w:hAnsi="Calibri"/>
                <w:rtl w:val="0"/>
              </w:rPr>
              <w:t xml:space="preserve">2.2 Use Cases</w:t>
              <w:tab/>
              <w:t xml:space="preserve">6</w:t>
            </w:r>
          </w:hyperlink>
          <w:r w:rsidDel="00000000" w:rsidR="00000000" w:rsidRPr="00000000">
            <w:rPr>
              <w:rtl w:val="0"/>
            </w:rPr>
          </w:r>
        </w:p>
        <w:p w:rsidR="00000000" w:rsidDel="00000000" w:rsidP="00000000" w:rsidRDefault="00000000" w:rsidRPr="00000000" w14:paraId="00000022">
          <w:pPr>
            <w:tabs>
              <w:tab w:val="right" w:leader="dot" w:pos="9040"/>
            </w:tabs>
            <w:spacing w:after="100" w:line="259" w:lineRule="auto"/>
            <w:ind w:left="220" w:firstLine="0"/>
            <w:rPr>
              <w:rFonts w:ascii="Calibri" w:cs="Calibri" w:eastAsia="Calibri" w:hAnsi="Calibri"/>
              <w:sz w:val="24"/>
              <w:szCs w:val="24"/>
            </w:rPr>
          </w:pPr>
          <w:hyperlink r:id="rId19">
            <w:r w:rsidDel="00000000" w:rsidR="00000000" w:rsidRPr="00000000">
              <w:rPr>
                <w:rFonts w:ascii="Calibri" w:cs="Calibri" w:eastAsia="Calibri" w:hAnsi="Calibri"/>
                <w:rtl w:val="0"/>
              </w:rPr>
              <w:t xml:space="preserve">3. Functional Requirements</w:t>
              <w:tab/>
              <w:t xml:space="preserve">8</w:t>
            </w:r>
          </w:hyperlink>
          <w:r w:rsidDel="00000000" w:rsidR="00000000" w:rsidRPr="00000000">
            <w:rPr>
              <w:rtl w:val="0"/>
            </w:rPr>
          </w:r>
        </w:p>
        <w:p w:rsidR="00000000" w:rsidDel="00000000" w:rsidP="00000000" w:rsidRDefault="00000000" w:rsidRPr="00000000" w14:paraId="00000023">
          <w:pPr>
            <w:tabs>
              <w:tab w:val="right" w:leader="dot" w:pos="9040"/>
            </w:tabs>
            <w:spacing w:after="100" w:line="259" w:lineRule="auto"/>
            <w:ind w:left="440" w:firstLine="0"/>
            <w:rPr>
              <w:rFonts w:ascii="Calibri" w:cs="Calibri" w:eastAsia="Calibri" w:hAnsi="Calibri"/>
              <w:sz w:val="24"/>
              <w:szCs w:val="24"/>
            </w:rPr>
          </w:pPr>
          <w:hyperlink r:id="rId20">
            <w:r w:rsidDel="00000000" w:rsidR="00000000" w:rsidRPr="00000000">
              <w:rPr>
                <w:rFonts w:ascii="Calibri" w:cs="Calibri" w:eastAsia="Calibri" w:hAnsi="Calibri"/>
                <w:rtl w:val="0"/>
              </w:rPr>
              <w:t xml:space="preserve">3.1 System Functional Overview</w:t>
              <w:tab/>
              <w:t xml:space="preserve">8</w:t>
            </w:r>
          </w:hyperlink>
          <w:r w:rsidDel="00000000" w:rsidR="00000000" w:rsidRPr="00000000">
            <w:rPr>
              <w:rtl w:val="0"/>
            </w:rPr>
          </w:r>
        </w:p>
        <w:p w:rsidR="00000000" w:rsidDel="00000000" w:rsidP="00000000" w:rsidRDefault="00000000" w:rsidRPr="00000000" w14:paraId="00000024">
          <w:pPr>
            <w:tabs>
              <w:tab w:val="right" w:leader="dot" w:pos="9040"/>
            </w:tabs>
            <w:spacing w:after="100" w:line="259" w:lineRule="auto"/>
            <w:ind w:left="440" w:firstLine="0"/>
            <w:rPr>
              <w:rFonts w:ascii="Calibri" w:cs="Calibri" w:eastAsia="Calibri" w:hAnsi="Calibri"/>
              <w:sz w:val="24"/>
              <w:szCs w:val="24"/>
            </w:rPr>
          </w:pPr>
          <w:hyperlink r:id="rId21">
            <w:r w:rsidDel="00000000" w:rsidR="00000000" w:rsidRPr="00000000">
              <w:rPr>
                <w:rFonts w:ascii="Calibri" w:cs="Calibri" w:eastAsia="Calibri" w:hAnsi="Calibri"/>
                <w:rtl w:val="0"/>
              </w:rPr>
              <w:t xml:space="preserve">3.2 &lt;&lt;Feature Name 1&gt;&gt;</w:t>
              <w:tab/>
              <w:t xml:space="preserve">10</w:t>
            </w:r>
          </w:hyperlink>
          <w:r w:rsidDel="00000000" w:rsidR="00000000" w:rsidRPr="00000000">
            <w:rPr>
              <w:rtl w:val="0"/>
            </w:rPr>
          </w:r>
        </w:p>
        <w:p w:rsidR="00000000" w:rsidDel="00000000" w:rsidP="00000000" w:rsidRDefault="00000000" w:rsidRPr="00000000" w14:paraId="00000025">
          <w:pPr>
            <w:tabs>
              <w:tab w:val="right" w:leader="dot" w:pos="9040"/>
            </w:tabs>
            <w:spacing w:after="100" w:line="259" w:lineRule="auto"/>
            <w:ind w:left="440" w:firstLine="0"/>
            <w:rPr>
              <w:rFonts w:ascii="Calibri" w:cs="Calibri" w:eastAsia="Calibri" w:hAnsi="Calibri"/>
              <w:sz w:val="24"/>
              <w:szCs w:val="24"/>
            </w:rPr>
          </w:pPr>
          <w:hyperlink r:id="rId22">
            <w:r w:rsidDel="00000000" w:rsidR="00000000" w:rsidRPr="00000000">
              <w:rPr>
                <w:rFonts w:ascii="Calibri" w:cs="Calibri" w:eastAsia="Calibri" w:hAnsi="Calibri"/>
                <w:rtl w:val="0"/>
              </w:rPr>
              <w:t xml:space="preserve">3.3 &lt;&lt;Feature Name 2&gt;&gt;</w:t>
              <w:tab/>
              <w:t xml:space="preserve">10</w:t>
            </w:r>
          </w:hyperlink>
          <w:r w:rsidDel="00000000" w:rsidR="00000000" w:rsidRPr="00000000">
            <w:rPr>
              <w:rtl w:val="0"/>
            </w:rPr>
          </w:r>
        </w:p>
        <w:p w:rsidR="00000000" w:rsidDel="00000000" w:rsidP="00000000" w:rsidRDefault="00000000" w:rsidRPr="00000000" w14:paraId="00000026">
          <w:pPr>
            <w:tabs>
              <w:tab w:val="right" w:leader="dot" w:pos="9040"/>
            </w:tabs>
            <w:spacing w:after="100" w:line="259" w:lineRule="auto"/>
            <w:ind w:left="220" w:firstLine="0"/>
            <w:rPr>
              <w:rFonts w:ascii="Calibri" w:cs="Calibri" w:eastAsia="Calibri" w:hAnsi="Calibri"/>
              <w:sz w:val="24"/>
              <w:szCs w:val="24"/>
            </w:rPr>
          </w:pPr>
          <w:hyperlink r:id="rId23">
            <w:r w:rsidDel="00000000" w:rsidR="00000000" w:rsidRPr="00000000">
              <w:rPr>
                <w:rFonts w:ascii="Calibri" w:cs="Calibri" w:eastAsia="Calibri" w:hAnsi="Calibri"/>
                <w:rtl w:val="0"/>
              </w:rPr>
              <w:t xml:space="preserve">4. Non-Functional Requirements</w:t>
              <w:tab/>
              <w:t xml:space="preserve">11</w:t>
            </w:r>
          </w:hyperlink>
          <w:r w:rsidDel="00000000" w:rsidR="00000000" w:rsidRPr="00000000">
            <w:rPr>
              <w:rtl w:val="0"/>
            </w:rPr>
          </w:r>
        </w:p>
        <w:p w:rsidR="00000000" w:rsidDel="00000000" w:rsidP="00000000" w:rsidRDefault="00000000" w:rsidRPr="00000000" w14:paraId="00000027">
          <w:pPr>
            <w:tabs>
              <w:tab w:val="right" w:leader="dot" w:pos="9040"/>
            </w:tabs>
            <w:spacing w:after="100" w:line="259" w:lineRule="auto"/>
            <w:ind w:left="440" w:firstLine="0"/>
            <w:rPr>
              <w:rFonts w:ascii="Calibri" w:cs="Calibri" w:eastAsia="Calibri" w:hAnsi="Calibri"/>
              <w:sz w:val="24"/>
              <w:szCs w:val="24"/>
            </w:rPr>
          </w:pPr>
          <w:hyperlink r:id="rId24">
            <w:r w:rsidDel="00000000" w:rsidR="00000000" w:rsidRPr="00000000">
              <w:rPr>
                <w:rFonts w:ascii="Calibri" w:cs="Calibri" w:eastAsia="Calibri" w:hAnsi="Calibri"/>
                <w:rtl w:val="0"/>
              </w:rPr>
              <w:t xml:space="preserve">4.1 External Interfaces</w:t>
              <w:tab/>
              <w:t xml:space="preserve">11</w:t>
            </w:r>
          </w:hyperlink>
          <w:r w:rsidDel="00000000" w:rsidR="00000000" w:rsidRPr="00000000">
            <w:rPr>
              <w:rtl w:val="0"/>
            </w:rPr>
          </w:r>
        </w:p>
        <w:p w:rsidR="00000000" w:rsidDel="00000000" w:rsidP="00000000" w:rsidRDefault="00000000" w:rsidRPr="00000000" w14:paraId="00000028">
          <w:pPr>
            <w:tabs>
              <w:tab w:val="right" w:leader="dot" w:pos="9040"/>
            </w:tabs>
            <w:spacing w:after="100" w:line="259" w:lineRule="auto"/>
            <w:ind w:left="440" w:firstLine="0"/>
            <w:rPr>
              <w:rFonts w:ascii="Calibri" w:cs="Calibri" w:eastAsia="Calibri" w:hAnsi="Calibri"/>
              <w:sz w:val="24"/>
              <w:szCs w:val="24"/>
            </w:rPr>
          </w:pPr>
          <w:hyperlink r:id="rId25">
            <w:r w:rsidDel="00000000" w:rsidR="00000000" w:rsidRPr="00000000">
              <w:rPr>
                <w:rFonts w:ascii="Calibri" w:cs="Calibri" w:eastAsia="Calibri" w:hAnsi="Calibri"/>
                <w:rtl w:val="0"/>
              </w:rPr>
              <w:t xml:space="preserve">4.2 Quality Attributes</w:t>
              <w:tab/>
              <w:t xml:space="preserve">12</w:t>
            </w:r>
          </w:hyperlink>
          <w:r w:rsidDel="00000000" w:rsidR="00000000" w:rsidRPr="00000000">
            <w:rPr>
              <w:rtl w:val="0"/>
            </w:rPr>
          </w:r>
        </w:p>
        <w:p w:rsidR="00000000" w:rsidDel="00000000" w:rsidP="00000000" w:rsidRDefault="00000000" w:rsidRPr="00000000" w14:paraId="00000029">
          <w:pPr>
            <w:tabs>
              <w:tab w:val="right" w:leader="dot" w:pos="9040"/>
            </w:tabs>
            <w:spacing w:after="100" w:line="259" w:lineRule="auto"/>
            <w:ind w:left="220" w:firstLine="0"/>
            <w:rPr>
              <w:rFonts w:ascii="Calibri" w:cs="Calibri" w:eastAsia="Calibri" w:hAnsi="Calibri"/>
              <w:sz w:val="24"/>
              <w:szCs w:val="24"/>
            </w:rPr>
          </w:pPr>
          <w:hyperlink r:id="rId26">
            <w:r w:rsidDel="00000000" w:rsidR="00000000" w:rsidRPr="00000000">
              <w:rPr>
                <w:rFonts w:ascii="Calibri" w:cs="Calibri" w:eastAsia="Calibri" w:hAnsi="Calibri"/>
                <w:rtl w:val="0"/>
              </w:rPr>
              <w:t xml:space="preserve">5. Other Requirements</w:t>
              <w:tab/>
              <w:t xml:space="preserve">14</w:t>
            </w:r>
          </w:hyperlink>
          <w:r w:rsidDel="00000000" w:rsidR="00000000" w:rsidRPr="00000000">
            <w:rPr>
              <w:rtl w:val="0"/>
            </w:rPr>
          </w:r>
        </w:p>
        <w:p w:rsidR="00000000" w:rsidDel="00000000" w:rsidP="00000000" w:rsidRDefault="00000000" w:rsidRPr="00000000" w14:paraId="0000002A">
          <w:pPr>
            <w:tabs>
              <w:tab w:val="right" w:leader="dot" w:pos="9040"/>
            </w:tabs>
            <w:spacing w:after="100" w:line="259" w:lineRule="auto"/>
            <w:ind w:left="440" w:firstLine="0"/>
            <w:rPr>
              <w:rFonts w:ascii="Calibri" w:cs="Calibri" w:eastAsia="Calibri" w:hAnsi="Calibri"/>
              <w:sz w:val="24"/>
              <w:szCs w:val="24"/>
            </w:rPr>
          </w:pPr>
          <w:hyperlink r:id="rId27">
            <w:r w:rsidDel="00000000" w:rsidR="00000000" w:rsidRPr="00000000">
              <w:rPr>
                <w:rFonts w:ascii="Calibri" w:cs="Calibri" w:eastAsia="Calibri" w:hAnsi="Calibri"/>
                <w:rtl w:val="0"/>
              </w:rPr>
              <w:t xml:space="preserve">5.1 Appendix1 - Messages List</w:t>
              <w:tab/>
              <w:t xml:space="preserve">14</w:t>
            </w:r>
          </w:hyperlink>
          <w:r w:rsidDel="00000000" w:rsidR="00000000" w:rsidRPr="00000000">
            <w:rPr>
              <w:rtl w:val="0"/>
            </w:rPr>
          </w:r>
        </w:p>
        <w:p w:rsidR="00000000" w:rsidDel="00000000" w:rsidP="00000000" w:rsidRDefault="00000000" w:rsidRPr="00000000" w14:paraId="0000002B">
          <w:pPr>
            <w:tabs>
              <w:tab w:val="right" w:leader="dot" w:pos="9040"/>
            </w:tabs>
            <w:spacing w:after="100" w:line="259" w:lineRule="auto"/>
            <w:ind w:left="440" w:firstLine="0"/>
            <w:rPr>
              <w:rFonts w:ascii="Calibri" w:cs="Calibri" w:eastAsia="Calibri" w:hAnsi="Calibri"/>
              <w:sz w:val="24"/>
              <w:szCs w:val="24"/>
            </w:rPr>
          </w:pPr>
          <w:hyperlink r:id="rId28">
            <w:r w:rsidDel="00000000" w:rsidR="00000000" w:rsidRPr="00000000">
              <w:rPr>
                <w:rFonts w:ascii="Calibri" w:cs="Calibri" w:eastAsia="Calibri" w:hAnsi="Calibri"/>
                <w:rtl w:val="0"/>
              </w:rPr>
              <w:t xml:space="preserve">5.2 Appendix2 - …</w:t>
              <w:tab/>
              <w:t xml:space="preserve">14</w:t>
            </w:r>
          </w:hyperlink>
          <w:r w:rsidDel="00000000" w:rsidR="00000000" w:rsidRPr="00000000">
            <w:rPr>
              <w:rtl w:val="0"/>
            </w:rPr>
          </w:r>
        </w:p>
        <w:p w:rsidR="00000000" w:rsidDel="00000000" w:rsidP="00000000" w:rsidRDefault="00000000" w:rsidRPr="00000000" w14:paraId="0000002C">
          <w:pPr>
            <w:tabs>
              <w:tab w:val="right" w:leader="dot" w:pos="9040"/>
            </w:tabs>
            <w:spacing w:after="100" w:line="259" w:lineRule="auto"/>
            <w:ind w:left="440" w:firstLine="0"/>
            <w:rPr>
              <w:rFonts w:ascii="Calibri" w:cs="Calibri" w:eastAsia="Calibri" w:hAnsi="Calibri"/>
              <w:sz w:val="24"/>
              <w:szCs w:val="24"/>
            </w:rPr>
          </w:pPr>
          <w:hyperlink r:id="rId29">
            <w:r w:rsidDel="00000000" w:rsidR="00000000" w:rsidRPr="00000000">
              <w:rPr>
                <w:rFonts w:ascii="Calibri" w:cs="Calibri" w:eastAsia="Calibri" w:hAnsi="Calibri"/>
                <w:rtl w:val="0"/>
              </w:rPr>
              <w:t xml:space="preserve">5.3 …</w:t>
              <w:tab/>
              <w:t xml:space="preserve">14</w:t>
            </w:r>
          </w:hyperlink>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1"/>
        <w:rPr>
          <w:rFonts w:ascii="Calibri" w:cs="Calibri" w:eastAsia="Calibri" w:hAnsi="Calibri"/>
          <w:color w:val="c00000"/>
        </w:rPr>
      </w:pPr>
      <w:r w:rsidDel="00000000" w:rsidR="00000000" w:rsidRPr="00000000">
        <w:rPr>
          <w:rFonts w:ascii="Calibri" w:cs="Calibri" w:eastAsia="Calibri" w:hAnsi="Calibri"/>
          <w:color w:val="c00000"/>
          <w:rtl w:val="0"/>
        </w:rPr>
        <w:t xml:space="preserve">I. Record of Changes</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095"/>
        <w:gridCol w:w="1335"/>
        <w:gridCol w:w="5415"/>
        <w:tblGridChange w:id="0">
          <w:tblGrid>
            <w:gridCol w:w="1170"/>
            <w:gridCol w:w="1095"/>
            <w:gridCol w:w="1335"/>
            <w:gridCol w:w="541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38">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39">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 M, 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3A">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In charge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3B">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Change 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C">
            <w:pPr>
              <w:spacing w:after="40" w:lineRule="auto"/>
              <w:rPr>
                <w:rFonts w:ascii="Calibri" w:cs="Calibri" w:eastAsia="Calibri" w:hAnsi="Calibri"/>
              </w:rPr>
            </w:pPr>
            <w:r w:rsidDel="00000000" w:rsidR="00000000" w:rsidRPr="00000000">
              <w:rPr>
                <w:rFonts w:ascii="Calibri" w:cs="Calibri" w:eastAsia="Calibri" w:hAnsi="Calibri"/>
                <w:rtl w:val="0"/>
              </w:rPr>
              <w:t xml:space="preserve">23/09/2026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D">
            <w:pPr>
              <w:spacing w:after="40" w:lineRule="auto"/>
              <w:rPr>
                <w:rFonts w:ascii="Calibri" w:cs="Calibri" w:eastAsia="Calibri" w:hAnsi="Calibri"/>
              </w:rPr>
            </w:pPr>
            <w:r w:rsidDel="00000000" w:rsidR="00000000" w:rsidRPr="00000000">
              <w:rPr>
                <w:rFonts w:ascii="Calibri" w:cs="Calibri" w:eastAsia="Calibri" w:hAnsi="Calibri"/>
                <w:rtl w:val="0"/>
              </w:rPr>
              <w:t xml:space="preserve">A</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E">
            <w:pPr>
              <w:spacing w:after="40" w:lineRule="auto"/>
              <w:rPr>
                <w:rFonts w:ascii="Calibri" w:cs="Calibri" w:eastAsia="Calibri" w:hAnsi="Calibri"/>
              </w:rPr>
            </w:pPr>
            <w:r w:rsidDel="00000000" w:rsidR="00000000" w:rsidRPr="00000000">
              <w:rPr>
                <w:rFonts w:ascii="Calibri" w:cs="Calibri" w:eastAsia="Calibri" w:hAnsi="Calibri"/>
                <w:rtl w:val="0"/>
              </w:rPr>
              <w:t xml:space="preserve">Lê Thị Trà Mi</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F">
            <w:pPr>
              <w:spacing w:after="40" w:lineRule="auto"/>
              <w:rPr>
                <w:rFonts w:ascii="Calibri" w:cs="Calibri" w:eastAsia="Calibri" w:hAnsi="Calibri"/>
              </w:rPr>
            </w:pPr>
            <w:r w:rsidDel="00000000" w:rsidR="00000000" w:rsidRPr="00000000">
              <w:rPr>
                <w:rFonts w:ascii="Calibri" w:cs="Calibri" w:eastAsia="Calibri" w:hAnsi="Calibri"/>
                <w:rtl w:val="0"/>
              </w:rPr>
              <w:t xml:space="preserve">Updated the Product Overview/Context Diagram description and revised the Screen Descriptions in Section 3.1.2 for consistency and clarity.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0">
            <w:pPr>
              <w:spacing w:after="40" w:lineRule="auto"/>
              <w:rPr>
                <w:rFonts w:ascii="Calibri" w:cs="Calibri" w:eastAsia="Calibri" w:hAnsi="Calibri"/>
              </w:rPr>
            </w:pPr>
            <w:r w:rsidDel="00000000" w:rsidR="00000000" w:rsidRPr="00000000">
              <w:rPr>
                <w:rFonts w:ascii="Calibri" w:cs="Calibri" w:eastAsia="Calibri" w:hAnsi="Calibri"/>
                <w:rtl w:val="0"/>
              </w:rPr>
              <w:t xml:space="preserve">23/09/2026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1">
            <w:pPr>
              <w:spacing w:after="40" w:lineRule="auto"/>
              <w:rPr>
                <w:rFonts w:ascii="Calibri" w:cs="Calibri" w:eastAsia="Calibri" w:hAnsi="Calibri"/>
              </w:rPr>
            </w:pPr>
            <w:r w:rsidDel="00000000" w:rsidR="00000000" w:rsidRPr="00000000">
              <w:rPr>
                <w:rFonts w:ascii="Calibri" w:cs="Calibri" w:eastAsia="Calibri" w:hAnsi="Calibri"/>
                <w:rtl w:val="0"/>
              </w:rPr>
              <w:t xml:space="preserve">A</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2">
            <w:pPr>
              <w:spacing w:after="40" w:lineRule="auto"/>
              <w:rPr>
                <w:rFonts w:ascii="Calibri" w:cs="Calibri" w:eastAsia="Calibri" w:hAnsi="Calibri"/>
              </w:rPr>
            </w:pPr>
            <w:r w:rsidDel="00000000" w:rsidR="00000000" w:rsidRPr="00000000">
              <w:rPr>
                <w:rFonts w:ascii="Calibri" w:cs="Calibri" w:eastAsia="Calibri" w:hAnsi="Calibri"/>
                <w:rtl w:val="0"/>
              </w:rPr>
              <w:t xml:space="preserve">Cao Hữu Trí</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3">
            <w:pPr>
              <w:spacing w:after="40" w:lineRule="auto"/>
              <w:rPr>
                <w:rFonts w:ascii="Calibri" w:cs="Calibri" w:eastAsia="Calibri" w:hAnsi="Calibri"/>
              </w:rPr>
            </w:pPr>
            <w:r w:rsidDel="00000000" w:rsidR="00000000" w:rsidRPr="00000000">
              <w:rPr>
                <w:rFonts w:ascii="Calibri" w:cs="Calibri" w:eastAsia="Calibri" w:hAnsi="Calibri"/>
                <w:rtl w:val="0"/>
              </w:rPr>
              <w:t xml:space="preserve">Added Section 2.1 Actors, Section 2.2.2 Use Case Descriptions, and Section 3.1.2 Screen Descriptions, including actor definitions, use case details, and screen-level descriptions for HR Connect.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4">
            <w:pPr>
              <w:spacing w:after="40" w:lineRule="auto"/>
              <w:rPr>
                <w:rFonts w:ascii="Calibri" w:cs="Calibri" w:eastAsia="Calibri" w:hAnsi="Calibri"/>
              </w:rPr>
            </w:pPr>
            <w:r w:rsidDel="00000000" w:rsidR="00000000" w:rsidRPr="00000000">
              <w:rPr>
                <w:rFonts w:ascii="Calibri" w:cs="Calibri" w:eastAsia="Calibri" w:hAnsi="Calibri"/>
                <w:rtl w:val="0"/>
              </w:rPr>
              <w:t xml:space="preserve">29/09/2026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5">
            <w:pPr>
              <w:spacing w:after="40" w:lineRule="auto"/>
              <w:rPr>
                <w:rFonts w:ascii="Calibri" w:cs="Calibri" w:eastAsia="Calibri" w:hAnsi="Calibri"/>
              </w:rPr>
            </w:pPr>
            <w:r w:rsidDel="00000000" w:rsidR="00000000" w:rsidRPr="00000000">
              <w:rPr>
                <w:rFonts w:ascii="Calibri" w:cs="Calibri" w:eastAsia="Calibri" w:hAnsi="Calibri"/>
                <w:rtl w:val="0"/>
              </w:rPr>
              <w:t xml:space="preserve">A</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6">
            <w:pPr>
              <w:spacing w:after="40" w:lineRule="auto"/>
              <w:rPr>
                <w:rFonts w:ascii="Calibri" w:cs="Calibri" w:eastAsia="Calibri" w:hAnsi="Calibri"/>
              </w:rPr>
            </w:pPr>
            <w:r w:rsidDel="00000000" w:rsidR="00000000" w:rsidRPr="00000000">
              <w:rPr>
                <w:rFonts w:ascii="Calibri" w:cs="Calibri" w:eastAsia="Calibri" w:hAnsi="Calibri"/>
                <w:rtl w:val="0"/>
              </w:rPr>
              <w:t xml:space="preserve">Cao Hữu Trí</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7">
            <w:pPr>
              <w:spacing w:after="40" w:lineRule="auto"/>
              <w:rPr>
                <w:rFonts w:ascii="Calibri" w:cs="Calibri" w:eastAsia="Calibri" w:hAnsi="Calibri"/>
              </w:rPr>
            </w:pPr>
            <w:r w:rsidDel="00000000" w:rsidR="00000000" w:rsidRPr="00000000">
              <w:rPr>
                <w:rFonts w:ascii="Calibri" w:cs="Calibri" w:eastAsia="Calibri" w:hAnsi="Calibri"/>
                <w:rtl w:val="0"/>
              </w:rPr>
              <w:t xml:space="preserve">Added Section 3.1.3 Screen Authorization and Section 3.1.4 Non-Screen Functions, including role-based screen access, screen activities, and backend system functions.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8">
            <w:pPr>
              <w:spacing w:after="40" w:lineRule="auto"/>
              <w:rPr>
                <w:rFonts w:ascii="Calibri" w:cs="Calibri" w:eastAsia="Calibri" w:hAnsi="Calibri"/>
              </w:rPr>
            </w:pPr>
            <w:r w:rsidDel="00000000" w:rsidR="00000000" w:rsidRPr="00000000">
              <w:rPr>
                <w:rFonts w:ascii="Calibri" w:cs="Calibri" w:eastAsia="Calibri" w:hAnsi="Calibri"/>
                <w:rtl w:val="0"/>
              </w:rPr>
              <w:t xml:space="preserve">06/10/2026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9">
            <w:pPr>
              <w:spacing w:after="40" w:lineRule="auto"/>
              <w:rPr>
                <w:rFonts w:ascii="Calibri" w:cs="Calibri" w:eastAsia="Calibri" w:hAnsi="Calibri"/>
              </w:rPr>
            </w:pPr>
            <w:r w:rsidDel="00000000" w:rsidR="00000000" w:rsidRPr="00000000">
              <w:rPr>
                <w:rFonts w:ascii="Calibri" w:cs="Calibri" w:eastAsia="Calibri" w:hAnsi="Calibri"/>
                <w:rtl w:val="0"/>
              </w:rPr>
              <w:t xml:space="preserve">M</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A">
            <w:pPr>
              <w:spacing w:after="40" w:lineRule="auto"/>
              <w:rPr>
                <w:rFonts w:ascii="Calibri" w:cs="Calibri" w:eastAsia="Calibri" w:hAnsi="Calibri"/>
              </w:rPr>
            </w:pPr>
            <w:r w:rsidDel="00000000" w:rsidR="00000000" w:rsidRPr="00000000">
              <w:rPr>
                <w:rFonts w:ascii="Calibri" w:cs="Calibri" w:eastAsia="Calibri" w:hAnsi="Calibri"/>
                <w:rtl w:val="0"/>
              </w:rPr>
              <w:t xml:space="preserve">Trương Hoàng Quí</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B">
            <w:pPr>
              <w:spacing w:after="40" w:lineRule="auto"/>
              <w:rPr>
                <w:rFonts w:ascii="Calibri" w:cs="Calibri" w:eastAsia="Calibri" w:hAnsi="Calibri"/>
              </w:rPr>
            </w:pPr>
            <w:r w:rsidDel="00000000" w:rsidR="00000000" w:rsidRPr="00000000">
              <w:rPr>
                <w:rFonts w:ascii="Calibri" w:cs="Calibri" w:eastAsia="Calibri" w:hAnsi="Calibri"/>
                <w:rtl w:val="0"/>
              </w:rPr>
              <w:t xml:space="preserve">Aligned actors and use cases with the agreed role split (Client Company owns hiring decisions; Internal HR belongs to the platform operator). Renamed "Affiliate Recruiter" to "Affiliate". Reclassified the AI service as an internal subsystem. Completed the Screen Authorization matrix, extended Non-Screen Functions and Entity Descriptions.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C">
            <w:pPr>
              <w:spacing w:after="40" w:lineRule="auto"/>
              <w:rPr>
                <w:rFonts w:ascii="Calibri" w:cs="Calibri" w:eastAsia="Calibri" w:hAnsi="Calibri"/>
              </w:rPr>
            </w:pPr>
            <w:r w:rsidDel="00000000" w:rsidR="00000000" w:rsidRPr="00000000">
              <w:rPr>
                <w:rFonts w:ascii="Calibri" w:cs="Calibri" w:eastAsia="Calibri" w:hAnsi="Calibri"/>
                <w:rtl w:val="0"/>
              </w:rPr>
              <w:t xml:space="preserve">06/10/2026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D">
            <w:pPr>
              <w:spacing w:after="40" w:lineRule="auto"/>
              <w:rPr>
                <w:rFonts w:ascii="Calibri" w:cs="Calibri" w:eastAsia="Calibri" w:hAnsi="Calibri"/>
              </w:rPr>
            </w:pPr>
            <w:r w:rsidDel="00000000" w:rsidR="00000000" w:rsidRPr="00000000">
              <w:rPr>
                <w:rFonts w:ascii="Calibri" w:cs="Calibri" w:eastAsia="Calibri" w:hAnsi="Calibri"/>
                <w:rtl w:val="0"/>
              </w:rPr>
              <w:t xml:space="preserve">A</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E">
            <w:pPr>
              <w:spacing w:after="40" w:lineRule="auto"/>
              <w:rPr>
                <w:rFonts w:ascii="Calibri" w:cs="Calibri" w:eastAsia="Calibri" w:hAnsi="Calibri"/>
              </w:rPr>
            </w:pPr>
            <w:r w:rsidDel="00000000" w:rsidR="00000000" w:rsidRPr="00000000">
              <w:rPr>
                <w:rFonts w:ascii="Calibri" w:cs="Calibri" w:eastAsia="Calibri" w:hAnsi="Calibri"/>
                <w:rtl w:val="0"/>
              </w:rPr>
              <w:t xml:space="preserve">Cao Hữu Trí</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F">
            <w:pPr>
              <w:spacing w:after="40" w:lineRule="auto"/>
              <w:rPr>
                <w:rFonts w:ascii="Calibri" w:cs="Calibri" w:eastAsia="Calibri" w:hAnsi="Calibri"/>
              </w:rPr>
            </w:pPr>
            <w:r w:rsidDel="00000000" w:rsidR="00000000" w:rsidRPr="00000000">
              <w:rPr>
                <w:rFonts w:ascii="Calibri" w:cs="Calibri" w:eastAsia="Calibri" w:hAnsi="Calibri"/>
                <w:rtl w:val="0"/>
              </w:rPr>
              <w:t xml:space="preserve">Added Sections 3.2 to 3.8 (feature specifications), Section 4 (Non-Functional Requirements) and Section 5 (Business Rules, Common Requirements, Messages List).</w:t>
            </w:r>
          </w:p>
        </w:tc>
      </w:tr>
      <w:tr>
        <w:trPr>
          <w:cantSplit w:val="1"/>
          <w:tblHeader w:val="0"/>
          <w:ins w:id="9007"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03" w:author="Lu (Claude)" w:date="2026-10-21T00:00:00Z">
              <w:r>
                <w:rPr>
                  <w:rFonts w:ascii="Calibri" w:cs="Calibri" w:eastAsia="Calibri" w:hAnsi="Calibri"/>
                  <w:rtl w:val="0"/>
                </w:rPr>
                <w:t xml:space="preserve">21/10/2026</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04" w:author="Lu (Claude)" w:date="2026-10-21T00:00:00Z">
              <w:r>
                <w:rPr>
                  <w:rFonts w:ascii="Calibri" w:cs="Calibri" w:eastAsia="Calibri" w:hAnsi="Calibri"/>
                  <w:rtl w:val="0"/>
                </w:rPr>
                <w:t xml:space="preserve">M</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05" w:author="Lu (Claude)" w:date="2026-10-21T00:00:00Z">
              <w:r>
                <w:rPr>
                  <w:rFonts w:ascii="Calibri" w:cs="Calibri" w:eastAsia="Calibri" w:hAnsi="Calibri"/>
                  <w:rtl w:val="0"/>
                </w:rPr>
                <w:t xml:space="preserve">Trương Hoàng Quí</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06" w:author="Lu (Claude)" w:date="2026-10-21T00:00:00Z">
              <w:r>
                <w:rPr>
                  <w:rFonts w:ascii="Calibri" w:cs="Calibri" w:eastAsia="Calibri" w:hAnsi="Calibri"/>
                  <w:rtl w:val="0"/>
                </w:rPr>
                <w:t xml:space="preserve">Aligned the SRS with the implemented system: probation removed; Headhunt COD warranty 30 days and Commission earned in full at the end of the warranty; Job visibility replaced by role view permissions per Service Type; PENDING_PAYMENT and Sourcing deposit; disputes, screening, warranty, service fee, Commission and Payout marked implemented; replacement slots, CV Sourcing delivery, CV Builder, job suggestions and real-time notifications added; planned Service Agreement (OTP signing) recorded; business rules confirmed.</w:t>
              </w:r>
            </w:ins>
          </w:p>
        </w:tc>
      </w:tr>
    </w:tbl>
    <w:p w:rsidR="00000000" w:rsidDel="00000000" w:rsidP="00000000" w:rsidRDefault="00000000" w:rsidRPr="00000000" w14:paraId="00000050">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*A - Added M - Modified D - Deleted</w:t>
      </w:r>
      <w:r w:rsidDel="00000000" w:rsidR="00000000" w:rsidRPr="00000000">
        <w:rPr>
          <w:rtl w:val="0"/>
        </w:rPr>
      </w:r>
    </w:p>
    <w:p w:rsidR="00000000" w:rsidDel="00000000" w:rsidP="00000000" w:rsidRDefault="00000000" w:rsidRPr="00000000" w14:paraId="00000052">
      <w:pPr>
        <w:pStyle w:val="Heading1"/>
        <w:pageBreakBefore w:val="1"/>
        <w:rPr>
          <w:rFonts w:ascii="Calibri" w:cs="Calibri" w:eastAsia="Calibri" w:hAnsi="Calibri"/>
        </w:rPr>
      </w:pPr>
      <w:r w:rsidDel="00000000" w:rsidR="00000000" w:rsidRPr="00000000">
        <w:rPr>
          <w:rFonts w:ascii="Calibri" w:cs="Calibri" w:eastAsia="Calibri" w:hAnsi="Calibri"/>
          <w:color w:val="c00000"/>
          <w:rtl w:val="0"/>
        </w:rPr>
        <w:t xml:space="preserve">II. Software Requirement Specification</w:t>
      </w:r>
      <w:r w:rsidDel="00000000" w:rsidR="00000000" w:rsidRPr="00000000">
        <w:rPr>
          <w:rtl w:val="0"/>
        </w:rPr>
      </w:r>
    </w:p>
    <w:p w:rsidR="00000000" w:rsidDel="00000000" w:rsidP="00000000" w:rsidRDefault="00000000" w:rsidRPr="00000000" w14:paraId="00000053">
      <w:pPr>
        <w:pStyle w:val="Heading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Product Overview</w:t>
      </w:r>
    </w:p>
    <w:p w:rsidR="00000000" w:rsidDel="00000000" w:rsidP="00000000" w:rsidRDefault="00000000" w:rsidRPr="00000000" w14:paraId="00000054">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HR Connect is a new software system that replaces the current manual, spreadsheet and Zalo-based processes used by a recruitment agency to coordinate three service lines: Headhunt COD, CV Sourcing and CV Application. It brings Client Companies, Candidates, Affiliates and the agency's own staff onto a single Job and Candidate pipeline.</w:t>
      </w:r>
      <w:r w:rsidDel="00000000" w:rsidR="00000000" w:rsidRPr="00000000">
        <w:rPr>
          <w:rtl w:val="0"/>
        </w:rPr>
      </w:r>
    </w:p>
    <w:p w:rsidR="00000000" w:rsidDel="00000000" w:rsidP="00000000" w:rsidRDefault="00000000" w:rsidRPr="00000000" w14:paraId="00000055">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Release 1.0 covers company and job management, candidate and CV management, candidate submission with duplicate detection and Affiliate attribution, AI-assisted CV-to-JD matching, the interview, offer and placement pipeline, and the recording of service fees, commissions and payouts. Money transfers are performed outside the system: HR Connect records amounts, dates, references and evidence but does not connect to banks or payment gateways in this release.</w:t>
      </w:r>
      <w:r w:rsidDel="00000000" w:rsidR="00000000" w:rsidRPr="00000000">
        <w:rPr>
          <w:rtl w:val="0"/>
        </w:rPr>
      </w:r>
    </w:p>
    <w:p w:rsidR="00000000" w:rsidDel="00000000" w:rsidP="00000000" w:rsidRDefault="00000000" w:rsidRPr="00000000" w14:paraId="00000056">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context diagram below shows the external entities and interfaces of release 1.0. The human actors are Guest, Candidate, Affiliate, Client Company User, Internal HR and Platform Admin. The external systems are the Email Service (transactional email such as OTP, submission consent requests and notifications) and the Object Storage service (CV files and images). The AI Matching Service is developed as part of this project and is therefore shown inside the system boundary, not as an external entity.</w:t>
      </w:r>
      <w:r w:rsidDel="00000000" w:rsidR="00000000" w:rsidRPr="00000000">
        <w:rPr>
          <w:rtl w:val="0"/>
        </w:rPr>
      </w:r>
    </w:p>
    <w:p w:rsidR="00000000" w:rsidDel="00000000" w:rsidP="00000000" w:rsidRDefault="00000000" w:rsidRPr="00000000" w14:paraId="00000057">
      <w:pPr>
        <w:spacing w:after="120" w:lineRule="auto"/>
        <w:rPr>
          <w:rFonts w:ascii="Calibri" w:cs="Calibri" w:eastAsia="Calibri" w:hAnsi="Calibri"/>
        </w:rPr>
      </w:pPr>
      <w:r>
        <w:rPr>
          <w:rFonts w:ascii="Calibri" w:cs="Calibri" w:eastAsia="Calibri" w:hAnsi="Calibri"/>
          <w:sz w:val="22"/>
          <w:szCs w:val="22"/>
          <w:rtl w:val="0"/>
        </w:rPr>
        <w:t xml:space="preserve">Later releases may connect to banking APIs for automated commission payouts and to Human Resource Information Systems (HRIS) </w:t>
      </w:r>
      <w:del w:id="9008" w:author="Lu (Claude)" w:date="2026-10-21T00:00:00Z">
        <w:r>
          <w:rPr>
            <w:rFonts w:ascii="Calibri" w:cs="Calibri" w:eastAsia="Calibri" w:hAnsi="Calibri"/>
            <w:sz w:val="22"/>
            <w:szCs w:val="22"/>
            <w:rtl w:val="0"/>
          </w:rPr>
          <w:delText xml:space="preserve">for post-probation management.</w:delText>
        </w:r>
      </w:del>
      <w:ins w:id="9009" w:author="Lu (Claude)" w:date="2026-10-21T00:00:00Z">
        <w:r>
          <w:rPr>
            <w:rFonts w:ascii="Calibri" w:cs="Calibri" w:eastAsia="Calibri" w:hAnsi="Calibri"/>
            <w:sz w:val="22"/>
            <w:szCs w:val="22"/>
            <w:rtl w:val="0"/>
          </w:rPr>
          <w:t xml:space="preserve">for employee management after the warranty.</w:t>
        </w:r>
      </w:ins>
      <w:r w:rsidDel="00000000" w:rsidR="00000000" w:rsidRPr="00000000">
        <w:rPr>
          <w:rtl w:val="0"/>
        </w:rPr>
      </w:r>
    </w:p>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b w:val="1"/>
          <w:bCs w:val="1"/>
          <w:color w:val="1e4d78"/>
        </w:rPr>
        <w:drawing>
          <wp:inline distB="114300" distT="114300" distL="114300" distR="114300">
            <wp:extent cx="5731200" cy="3657600"/>
            <wp:effectExtent b="0" l="0" r="0" t="0"/>
            <wp:docPr id="1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Figure 1. Context Diagram of the HR Connect System</w:t>
      </w:r>
      <w:r w:rsidDel="00000000" w:rsidR="00000000" w:rsidRPr="00000000">
        <w:rPr>
          <w:rtl w:val="0"/>
        </w:rPr>
      </w:r>
    </w:p>
    <w:p w:rsidR="00000000" w:rsidDel="00000000" w:rsidP="00000000" w:rsidRDefault="00000000" w:rsidRPr="00000000" w14:paraId="0000005A">
      <w:pPr>
        <w:pStyle w:val="Head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 User Requirements</w:t>
      </w:r>
    </w:p>
    <w:p w:rsidR="00000000" w:rsidDel="00000000" w:rsidP="00000000" w:rsidRDefault="00000000" w:rsidRPr="00000000" w14:paraId="0000005B">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 Actors</w:t>
      </w:r>
    </w:p>
    <w:p w:rsidR="00000000" w:rsidDel="00000000" w:rsidP="00000000" w:rsidRDefault="00000000" w:rsidRPr="00000000" w14:paraId="0000005C">
      <w:pPr>
        <w:spacing w:after="100" w:before="80" w:lineRule="auto"/>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5D">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Table 2.1. HR Connect System Actors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
        <w:gridCol w:w="1805"/>
        <w:gridCol w:w="6679"/>
        <w:tblGridChange w:id="0">
          <w:tblGrid>
            <w:gridCol w:w="542"/>
            <w:gridCol w:w="1805"/>
            <w:gridCol w:w="6679"/>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5E">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5F">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60">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1">
            <w:pPr>
              <w:spacing w:after="40" w:lineRule="auto"/>
              <w:rPr>
                <w:rFonts w:ascii="Calibri" w:cs="Calibri" w:eastAsia="Calibri" w:hAnsi="Calibri"/>
              </w:rPr>
            </w:pPr>
            <w:r w:rsidDel="00000000" w:rsidR="00000000" w:rsidRPr="00000000">
              <w:rPr>
                <w:rFonts w:ascii="Calibri" w:cs="Calibri" w:eastAsia="Calibri" w:hAnsi="Calibri"/>
                <w:rtl w:val="0"/>
              </w:rPr>
              <w:t xml:space="preserve">01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2">
            <w:pPr>
              <w:spacing w:after="40"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3">
            <w:pPr>
              <w:spacing w:after="40" w:lineRule="auto"/>
              <w:rPr>
                <w:rFonts w:ascii="Calibri" w:cs="Calibri" w:eastAsia="Calibri" w:hAnsi="Calibri"/>
              </w:rPr>
            </w:pPr>
            <w:r w:rsidDel="00000000" w:rsidR="00000000" w:rsidRPr="00000000">
              <w:rPr>
                <w:rFonts w:ascii="Calibri" w:cs="Calibri" w:eastAsia="Calibri" w:hAnsi="Calibri"/>
                <w:rtl w:val="0"/>
              </w:rPr>
              <w:t xml:space="preserve">An unauthenticated user who can view public information, search and view public Jobs, register an account and log in. A Guest can also open a submission consent link received by email.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4">
            <w:pPr>
              <w:spacing w:after="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5">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6">
            <w:pPr>
              <w:spacing w:after="40" w:lineRule="auto"/>
              <w:rPr>
                <w:rFonts w:ascii="Calibri" w:cs="Calibri" w:eastAsia="Calibri" w:hAnsi="Calibri"/>
              </w:rPr>
            </w:pPr>
            <w:r w:rsidDel="00000000" w:rsidR="00000000" w:rsidRPr="00000000">
              <w:rPr>
                <w:rFonts w:ascii="Calibri" w:cs="Calibri" w:eastAsia="Calibri" w:hAnsi="Calibri"/>
                <w:rtl w:val="0"/>
              </w:rPr>
              <w:t xml:space="preserve">A platform-level administrator responsible for user management, Company verification, Affiliate approval, system configuration (Service Types, Commission Rules), dispute handling, audit review, recording service fee payments, approving Commissions and recording Payouts. Platform Admin is not the actor for daily Candidate screening.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7">
            <w:pPr>
              <w:spacing w:after="40" w:lineRule="auto"/>
              <w:rPr>
                <w:rFonts w:ascii="Calibri" w:cs="Calibri" w:eastAsia="Calibri" w:hAnsi="Calibri"/>
              </w:rPr>
            </w:pPr>
            <w:r w:rsidDel="00000000" w:rsidR="00000000" w:rsidRPr="00000000">
              <w:rPr>
                <w:rFonts w:ascii="Calibri" w:cs="Calibri" w:eastAsia="Calibri" w:hAnsi="Calibri"/>
                <w:rtl w:val="0"/>
              </w:rPr>
              <w:t xml:space="preserve">03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8">
            <w:pPr>
              <w:spacing w:after="40" w:lineRule="auto"/>
              <w:rPr>
                <w:rFonts w:ascii="Calibri" w:cs="Calibri" w:eastAsia="Calibri" w:hAnsi="Calibri"/>
              </w:rPr>
            </w:pPr>
            <w:r w:rsidDel="00000000" w:rsidR="00000000" w:rsidRPr="00000000">
              <w:rPr>
                <w:rFonts w:ascii="Calibri" w:cs="Calibri" w:eastAsia="Calibri" w:hAnsi="Calibri"/>
                <w:rtl w:val="0"/>
              </w:rPr>
              <w:t xml:space="preserve">Internal HR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9">
            <w:pPr>
              <w:spacing w:after="40" w:lineRule="auto"/>
              <w:rPr>
                <w:rFonts w:ascii="Calibri" w:cs="Calibri" w:eastAsia="Calibri" w:hAnsi="Calibri"/>
              </w:rPr>
            </w:pPr>
            <w:r>
              <w:rPr>
                <w:rFonts w:ascii="Calibri" w:cs="Calibri" w:eastAsia="Calibri" w:hAnsi="Calibri"/>
                <w:rtl w:val="0"/>
              </w:rPr>
              <w:t xml:space="preserve">A staff member of the platform operator (not of the Client Company). Internal HR reviews and approves Jobs, screens Candidates for services where the platform sources the Candidate (Headhunt COD, CV Sourcing), </w:t>
            </w:r>
            <w:del w:id="9010" w:author="Lu (Claude)" w:date="2026-10-21T00:00:00Z">
              <w:r>
                <w:rPr>
                  <w:rFonts w:ascii="Calibri" w:cs="Calibri" w:eastAsia="Calibri" w:hAnsi="Calibri"/>
                  <w:rtl w:val="0"/>
                </w:rPr>
                <w:delText xml:space="preserve">reconciles Placements before a service fee is charged, and tracks warranty.</w:delText>
              </w:r>
            </w:del>
            <w:ins w:id="9011" w:author="Lu (Claude)" w:date="2026-10-21T00:00:00Z">
              <w:r>
                <w:rPr>
                  <w:rFonts w:ascii="Calibri" w:cs="Calibri" w:eastAsia="Calibri" w:hAnsi="Calibri"/>
                  <w:rtl w:val="0"/>
                </w:rPr>
                <w:t xml:space="preserve">verifies resignations reported during the warranty, delivers CV Sourcing CVs, and will reconcile Placements before a Headhunt COD fee is charged (planned).</w:t>
              </w:r>
            </w:ins>
            <w:r>
              <w:rPr>
                <w:rFonts w:ascii="Calibri" w:cs="Calibri" w:eastAsia="Calibri" w:hAnsi="Calibri"/>
                <w:rtl w:val="0"/>
              </w:rPr>
              <w:t xml:space="preserve"> Internal HR does not schedule Interviews, record Interview Results or create Offers; these belong to the Client Company.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A">
            <w:pPr>
              <w:spacing w:after="40" w:lineRule="auto"/>
              <w:rPr>
                <w:rFonts w:ascii="Calibri" w:cs="Calibri" w:eastAsia="Calibri" w:hAnsi="Calibri"/>
              </w:rPr>
            </w:pPr>
            <w:r w:rsidDel="00000000" w:rsidR="00000000" w:rsidRPr="00000000">
              <w:rPr>
                <w:rFonts w:ascii="Calibri" w:cs="Calibri" w:eastAsia="Calibri" w:hAnsi="Calibri"/>
                <w:rtl w:val="0"/>
              </w:rPr>
              <w:t xml:space="preserve">04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B">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C">
            <w:pPr>
              <w:spacing w:after="40" w:lineRule="auto"/>
              <w:rPr>
                <w:rFonts w:ascii="Calibri" w:cs="Calibri" w:eastAsia="Calibri" w:hAnsi="Calibri"/>
              </w:rPr>
            </w:pPr>
            <w:r w:rsidDel="00000000" w:rsidR="00000000" w:rsidRPr="00000000">
              <w:rPr>
                <w:rFonts w:ascii="Calibri" w:cs="Calibri" w:eastAsia="Calibri" w:hAnsi="Calibri"/>
                <w:rtl w:val="0"/>
              </w:rPr>
              <w:t xml:space="preserve">A representative of a Client Company and the owner of hiring decisions for that Company's Jobs. Manages the Company profile and Jobs, screens Candidates for CV Application Jobs, schedules Interviews, records Interview Results, creates and sends Offers, and confirms Start Work, all within the Company scope.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D">
            <w:pPr>
              <w:spacing w:after="40" w:lineRule="auto"/>
              <w:rPr>
                <w:rFonts w:ascii="Calibri" w:cs="Calibri" w:eastAsia="Calibri" w:hAnsi="Calibri"/>
              </w:rPr>
            </w:pPr>
            <w:r w:rsidDel="00000000" w:rsidR="00000000" w:rsidRPr="00000000">
              <w:rPr>
                <w:rFonts w:ascii="Calibri" w:cs="Calibri" w:eastAsia="Calibri" w:hAnsi="Calibri"/>
                <w:rtl w:val="0"/>
              </w:rPr>
              <w:t xml:space="preserve">05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E">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F">
            <w:pPr>
              <w:spacing w:after="40" w:lineRule="auto"/>
              <w:rPr>
                <w:rFonts w:ascii="Calibri" w:cs="Calibri" w:eastAsia="Calibri" w:hAnsi="Calibri"/>
              </w:rPr>
            </w:pPr>
            <w:r w:rsidDel="00000000" w:rsidR="00000000" w:rsidRPr="00000000">
              <w:rPr>
                <w:rFonts w:ascii="Calibri" w:cs="Calibri" w:eastAsia="Calibri" w:hAnsi="Calibri"/>
                <w:rtl w:val="0"/>
              </w:rPr>
              <w:t xml:space="preserve">A job seeker whose profile and CVs are managed in the system. A Candidate may search Jobs, manage profile and CVs, apply to public Jobs, confirm or decline a submission made by an Affiliate, view Interview schedules, and respond to Offers. A Candidate record may exist without a user account when it was created by an Affiliate.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0">
            <w:pPr>
              <w:spacing w:after="40" w:lineRule="auto"/>
              <w:rPr>
                <w:rFonts w:ascii="Calibri" w:cs="Calibri" w:eastAsia="Calibri" w:hAnsi="Calibri"/>
              </w:rPr>
            </w:pPr>
            <w:r w:rsidDel="00000000" w:rsidR="00000000" w:rsidRPr="00000000">
              <w:rPr>
                <w:rFonts w:ascii="Calibri" w:cs="Calibri" w:eastAsia="Calibri" w:hAnsi="Calibri"/>
                <w:rtl w:val="0"/>
              </w:rPr>
              <w:t xml:space="preserve">06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1">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2">
            <w:pPr>
              <w:spacing w:after="40" w:lineRule="auto"/>
              <w:rPr>
                <w:rFonts w:ascii="Calibri" w:cs="Calibri" w:eastAsia="Calibri" w:hAnsi="Calibri"/>
              </w:rPr>
            </w:pPr>
            <w:r w:rsidDel="00000000" w:rsidR="00000000" w:rsidRPr="00000000">
              <w:rPr>
                <w:rFonts w:ascii="Calibri" w:cs="Calibri" w:eastAsia="Calibri" w:hAnsi="Calibri"/>
                <w:rtl w:val="0"/>
              </w:rPr>
              <w:t xml:space="preserve">An external individual or partner who introduces Candidates to eligible Jobs in exchange for Commission. Views Jobs open to partners, submits Candidates and CVs, tracks own Submissions and Attribution, raises disputes, and views own Commission, Payout and performance.</w:t>
            </w:r>
          </w:p>
        </w:tc>
      </w:tr>
    </w:tbl>
    <w:p w:rsidR="00000000" w:rsidDel="00000000" w:rsidP="00000000" w:rsidRDefault="00000000" w:rsidRPr="00000000" w14:paraId="00000073">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External systems that interact with HR Connect:</w:t>
      </w:r>
      <w:r w:rsidDel="00000000" w:rsidR="00000000" w:rsidRPr="00000000">
        <w:rPr>
          <w:rtl w:val="0"/>
        </w:rPr>
      </w:r>
    </w:p>
    <w:p w:rsidR="00000000" w:rsidDel="00000000" w:rsidP="00000000" w:rsidRDefault="00000000" w:rsidRPr="00000000" w14:paraId="00000075">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Table 2.1b. External Systems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
        <w:gridCol w:w="1805"/>
        <w:gridCol w:w="6679"/>
        <w:tblGridChange w:id="0">
          <w:tblGrid>
            <w:gridCol w:w="542"/>
            <w:gridCol w:w="1805"/>
            <w:gridCol w:w="6679"/>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76">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77">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System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78">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9">
            <w:pPr>
              <w:spacing w:after="40" w:lineRule="auto"/>
              <w:rPr>
                <w:rFonts w:ascii="Calibri" w:cs="Calibri" w:eastAsia="Calibri" w:hAnsi="Calibri"/>
              </w:rPr>
            </w:pPr>
            <w:r w:rsidDel="00000000" w:rsidR="00000000" w:rsidRPr="00000000">
              <w:rPr>
                <w:rFonts w:ascii="Calibri" w:cs="Calibri" w:eastAsia="Calibri" w:hAnsi="Calibri"/>
                <w:rtl w:val="0"/>
              </w:rPr>
              <w:t xml:space="preserve">E1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A">
            <w:pPr>
              <w:spacing w:after="40" w:lineRule="auto"/>
              <w:rPr>
                <w:rFonts w:ascii="Calibri" w:cs="Calibri" w:eastAsia="Calibri" w:hAnsi="Calibri"/>
              </w:rPr>
            </w:pPr>
            <w:r w:rsidDel="00000000" w:rsidR="00000000" w:rsidRPr="00000000">
              <w:rPr>
                <w:rFonts w:ascii="Calibri" w:cs="Calibri" w:eastAsia="Calibri" w:hAnsi="Calibri"/>
                <w:rtl w:val="0"/>
              </w:rPr>
              <w:t xml:space="preserve">Email Service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B">
            <w:pPr>
              <w:spacing w:after="40" w:lineRule="auto"/>
              <w:rPr>
                <w:rFonts w:ascii="Calibri" w:cs="Calibri" w:eastAsia="Calibri" w:hAnsi="Calibri"/>
              </w:rPr>
            </w:pPr>
            <w:r w:rsidDel="00000000" w:rsidR="00000000" w:rsidRPr="00000000">
              <w:rPr>
                <w:rFonts w:ascii="Calibri" w:cs="Calibri" w:eastAsia="Calibri" w:hAnsi="Calibri"/>
                <w:rtl w:val="0"/>
              </w:rPr>
              <w:t xml:space="preserve">External provider used to deliver transactional email: registration OTP, password reset, submission consent requests and result notifications.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C">
            <w:pPr>
              <w:spacing w:after="40" w:lineRule="auto"/>
              <w:rPr>
                <w:rFonts w:ascii="Calibri" w:cs="Calibri" w:eastAsia="Calibri" w:hAnsi="Calibri"/>
              </w:rPr>
            </w:pPr>
            <w:r w:rsidDel="00000000" w:rsidR="00000000" w:rsidRPr="00000000">
              <w:rPr>
                <w:rFonts w:ascii="Calibri" w:cs="Calibri" w:eastAsia="Calibri" w:hAnsi="Calibri"/>
                <w:rtl w:val="0"/>
              </w:rPr>
              <w:t xml:space="preserve">E2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D">
            <w:pPr>
              <w:spacing w:after="40" w:lineRule="auto"/>
              <w:rPr>
                <w:rFonts w:ascii="Calibri" w:cs="Calibri" w:eastAsia="Calibri" w:hAnsi="Calibri"/>
              </w:rPr>
            </w:pPr>
            <w:r w:rsidDel="00000000" w:rsidR="00000000" w:rsidRPr="00000000">
              <w:rPr>
                <w:rFonts w:ascii="Calibri" w:cs="Calibri" w:eastAsia="Calibri" w:hAnsi="Calibri"/>
                <w:rtl w:val="0"/>
              </w:rPr>
              <w:t xml:space="preserve">Object Storage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E">
            <w:pPr>
              <w:spacing w:after="40" w:lineRule="auto"/>
              <w:rPr>
                <w:rFonts w:ascii="Calibri" w:cs="Calibri" w:eastAsia="Calibri" w:hAnsi="Calibri"/>
              </w:rPr>
            </w:pPr>
            <w:r w:rsidDel="00000000" w:rsidR="00000000" w:rsidRPr="00000000">
              <w:rPr>
                <w:rFonts w:ascii="Calibri" w:cs="Calibri" w:eastAsia="Calibri" w:hAnsi="Calibri"/>
                <w:rtl w:val="0"/>
              </w:rPr>
              <w:t xml:space="preserve">External S3-compatible storage for CV files and images. HR Connect issues temporary signed URLs for authorized access.</w:t>
            </w:r>
          </w:p>
        </w:tc>
      </w:tr>
    </w:tbl>
    <w:p w:rsidR="00000000" w:rsidDel="00000000" w:rsidP="00000000" w:rsidRDefault="00000000" w:rsidRPr="00000000" w14:paraId="0000007F">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AI Matching Service is an internal subsystem of HR Connect, built by the project team. It is not an actor. Its behaviour is specified as system functions in Section 3.1.4 and Section 3.5.</w:t>
      </w:r>
      <w:r w:rsidDel="00000000" w:rsidR="00000000" w:rsidRPr="00000000">
        <w:rPr>
          <w:rtl w:val="0"/>
        </w:rPr>
      </w:r>
    </w:p>
    <w:p w:rsidR="00000000" w:rsidDel="00000000" w:rsidP="00000000" w:rsidRDefault="00000000" w:rsidRPr="00000000" w14:paraId="00000081">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 Use Cases</w:t>
      </w:r>
    </w:p>
    <w:p w:rsidR="00000000" w:rsidDel="00000000" w:rsidP="00000000" w:rsidRDefault="00000000" w:rsidRPr="00000000" w14:paraId="00000082">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A Use Case describes an interaction between one or more actors and HR Connect to achieve a business goal. The Use Case Diagram focuses on goal-level business Use Cases. Internal processing such as duplicate checking, Application creation, AI evaluation, Commission calculation or permission checking is described in Functional Requirements and is not modeled as an independent actor goal.</w:t>
      </w:r>
      <w:r w:rsidDel="00000000" w:rsidR="00000000" w:rsidRPr="00000000">
        <w:rPr>
          <w:rtl w:val="0"/>
        </w:rPr>
      </w:r>
    </w:p>
    <w:p w:rsidR="00000000" w:rsidDel="00000000" w:rsidP="00000000" w:rsidRDefault="00000000" w:rsidRPr="00000000" w14:paraId="00000083">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2.2.1 Diagram(s)</w:t>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6400800"/>
            <wp:effectExtent b="0" l="0" r="0" t="0"/>
            <wp:docPr id="10"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312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Figure 2.2.1. Overall Use Case Diagram of the HR Connect System</w:t>
      </w:r>
      <w:r w:rsidDel="00000000" w:rsidR="00000000" w:rsidRPr="00000000">
        <w:rPr>
          <w:rtl w:val="0"/>
        </w:rPr>
      </w:r>
    </w:p>
    <w:p w:rsidR="00000000" w:rsidDel="00000000" w:rsidP="00000000" w:rsidRDefault="00000000" w:rsidRPr="00000000" w14:paraId="00000086">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2.2.2 Descriptions</w:t>
      </w:r>
    </w:p>
    <w:p w:rsidR="00000000" w:rsidDel="00000000" w:rsidP="00000000" w:rsidRDefault="00000000" w:rsidRPr="00000000" w14:paraId="00000087">
      <w:pPr>
        <w:spacing w:after="120" w:lineRule="auto"/>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Public &amp; Authentication</w:t>
      </w:r>
      <w:r w:rsidDel="00000000" w:rsidR="00000000" w:rsidRPr="00000000">
        <w:rPr>
          <w:rtl w:val="0"/>
        </w:rPr>
      </w:r>
    </w:p>
    <w:p w:rsidR="00000000" w:rsidDel="00000000" w:rsidP="00000000" w:rsidRDefault="00000000" w:rsidRPr="00000000" w14:paraId="00000088">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Table 2.2.2 a) Public and Authentication Use Cases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1895"/>
        <w:gridCol w:w="1805"/>
        <w:gridCol w:w="4514"/>
        <w:tblGridChange w:id="0">
          <w:tblGrid>
            <w:gridCol w:w="812"/>
            <w:gridCol w:w="1895"/>
            <w:gridCol w:w="1805"/>
            <w:gridCol w:w="451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89">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8A">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8B">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8C">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 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D">
            <w:pPr>
              <w:spacing w:after="40" w:lineRule="auto"/>
              <w:rPr>
                <w:rFonts w:ascii="Calibri" w:cs="Calibri" w:eastAsia="Calibri" w:hAnsi="Calibri"/>
              </w:rPr>
            </w:pPr>
            <w:r w:rsidDel="00000000" w:rsidR="00000000" w:rsidRPr="00000000">
              <w:rPr>
                <w:rFonts w:ascii="Calibri" w:cs="Calibri" w:eastAsia="Calibri" w:hAnsi="Calibri"/>
                <w:rtl w:val="0"/>
              </w:rPr>
              <w:t xml:space="preserve">UC-01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E">
            <w:pPr>
              <w:spacing w:after="40" w:lineRule="auto"/>
              <w:rPr>
                <w:rFonts w:ascii="Calibri" w:cs="Calibri" w:eastAsia="Calibri" w:hAnsi="Calibri"/>
              </w:rPr>
            </w:pPr>
            <w:r w:rsidDel="00000000" w:rsidR="00000000" w:rsidRPr="00000000">
              <w:rPr>
                <w:rFonts w:ascii="Calibri" w:cs="Calibri" w:eastAsia="Calibri" w:hAnsi="Calibri"/>
                <w:rtl w:val="0"/>
              </w:rPr>
              <w:t xml:space="preserve">Register Account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F">
            <w:pPr>
              <w:spacing w:after="40"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0">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 Guest to create a Candidate, Affiliate or Client account. The account is activated after email verification; Affiliate and Client accounts also require approval.</w:t>
            </w:r>
          </w:p>
        </w:tc>
      </w:tr>
      <w:tr>
        <w:trPr>
          <w:cantSplit w:val="1"/>
          <w:trHeight w:val="885.80078125" w:hRule="atLeast"/>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1">
            <w:pPr>
              <w:spacing w:after="40" w:lineRule="auto"/>
              <w:rPr>
                <w:rFonts w:ascii="Calibri" w:cs="Calibri" w:eastAsia="Calibri" w:hAnsi="Calibri"/>
              </w:rPr>
            </w:pPr>
            <w:r w:rsidDel="00000000" w:rsidR="00000000" w:rsidRPr="00000000">
              <w:rPr>
                <w:rFonts w:ascii="Calibri" w:cs="Calibri" w:eastAsia="Calibri" w:hAnsi="Calibri"/>
                <w:rtl w:val="0"/>
              </w:rPr>
              <w:t xml:space="preserve">UC-02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2">
            <w:pPr>
              <w:spacing w:after="40" w:lineRule="auto"/>
              <w:rPr>
                <w:rFonts w:ascii="Calibri" w:cs="Calibri" w:eastAsia="Calibri" w:hAnsi="Calibri"/>
              </w:rPr>
            </w:pPr>
            <w:r w:rsidDel="00000000" w:rsidR="00000000" w:rsidRPr="00000000">
              <w:rPr>
                <w:rFonts w:ascii="Calibri" w:cs="Calibri" w:eastAsia="Calibri" w:hAnsi="Calibri"/>
                <w:rtl w:val="0"/>
              </w:rPr>
              <w:t xml:space="preserve">Login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3">
            <w:pPr>
              <w:spacing w:after="40" w:lineRule="auto"/>
              <w:rPr>
                <w:rFonts w:ascii="Calibri" w:cs="Calibri" w:eastAsia="Calibri" w:hAnsi="Calibri"/>
              </w:rPr>
            </w:pPr>
            <w:r w:rsidDel="00000000" w:rsidR="00000000" w:rsidRPr="00000000">
              <w:rPr>
                <w:rFonts w:ascii="Calibri" w:cs="Calibri" w:eastAsia="Calibri" w:hAnsi="Calibri"/>
                <w:rtl w:val="0"/>
              </w:rPr>
              <w:t xml:space="preserve">Registered User (all roles)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4">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 registered user to authenticate with valid credentials and enter the system according to the assigned Role and Permissions.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5">
            <w:pPr>
              <w:spacing w:after="40" w:lineRule="auto"/>
              <w:rPr>
                <w:rFonts w:ascii="Calibri" w:cs="Calibri" w:eastAsia="Calibri" w:hAnsi="Calibri"/>
              </w:rPr>
            </w:pPr>
            <w:r w:rsidDel="00000000" w:rsidR="00000000" w:rsidRPr="00000000">
              <w:rPr>
                <w:rFonts w:ascii="Calibri" w:cs="Calibri" w:eastAsia="Calibri" w:hAnsi="Calibri"/>
                <w:rtl w:val="0"/>
              </w:rPr>
              <w:t xml:space="preserve">UC-37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6">
            <w:pPr>
              <w:spacing w:after="40" w:lineRule="auto"/>
              <w:rPr>
                <w:rFonts w:ascii="Calibri" w:cs="Calibri" w:eastAsia="Calibri" w:hAnsi="Calibri"/>
              </w:rPr>
            </w:pPr>
            <w:r w:rsidDel="00000000" w:rsidR="00000000" w:rsidRPr="00000000">
              <w:rPr>
                <w:rFonts w:ascii="Calibri" w:cs="Calibri" w:eastAsia="Calibri" w:hAnsi="Calibri"/>
                <w:rtl w:val="0"/>
              </w:rPr>
              <w:t xml:space="preserve">Verify Email / Recover Password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7">
            <w:pPr>
              <w:spacing w:after="40" w:lineRule="auto"/>
              <w:rPr>
                <w:rFonts w:ascii="Calibri" w:cs="Calibri" w:eastAsia="Calibri" w:hAnsi="Calibri"/>
              </w:rPr>
            </w:pPr>
            <w:r w:rsidDel="00000000" w:rsidR="00000000" w:rsidRPr="00000000">
              <w:rPr>
                <w:rFonts w:ascii="Calibri" w:cs="Calibri" w:eastAsia="Calibri" w:hAnsi="Calibri"/>
                <w:rtl w:val="0"/>
              </w:rPr>
              <w:t xml:space="preserve">Guest, Registered 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8">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 user to verify the registered email with a one-time code, and to reset a forgotten password through a one-time code sent by email.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9">
            <w:pPr>
              <w:spacing w:after="40" w:lineRule="auto"/>
              <w:rPr>
                <w:rFonts w:ascii="Calibri" w:cs="Calibri" w:eastAsia="Calibri" w:hAnsi="Calibri"/>
              </w:rPr>
            </w:pPr>
            <w:r w:rsidDel="00000000" w:rsidR="00000000" w:rsidRPr="00000000">
              <w:rPr>
                <w:rFonts w:ascii="Calibri" w:cs="Calibri" w:eastAsia="Calibri" w:hAnsi="Calibri"/>
                <w:rtl w:val="0"/>
              </w:rPr>
              <w:t xml:space="preserve">UC-03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A">
            <w:pPr>
              <w:spacing w:after="40" w:lineRule="auto"/>
              <w:rPr>
                <w:rFonts w:ascii="Calibri" w:cs="Calibri" w:eastAsia="Calibri" w:hAnsi="Calibri"/>
              </w:rPr>
            </w:pPr>
            <w:r w:rsidDel="00000000" w:rsidR="00000000" w:rsidRPr="00000000">
              <w:rPr>
                <w:rFonts w:ascii="Calibri" w:cs="Calibri" w:eastAsia="Calibri" w:hAnsi="Calibri"/>
                <w:rtl w:val="0"/>
              </w:rPr>
              <w:t xml:space="preserve">Search &amp; View Jobs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B">
            <w:pPr>
              <w:spacing w:after="40" w:lineRule="auto"/>
              <w:rPr>
                <w:rFonts w:ascii="Calibri" w:cs="Calibri" w:eastAsia="Calibri" w:hAnsi="Calibri"/>
              </w:rPr>
            </w:pPr>
            <w:r w:rsidDel="00000000" w:rsidR="00000000" w:rsidRPr="00000000">
              <w:rPr>
                <w:rFonts w:ascii="Calibri" w:cs="Calibri" w:eastAsia="Calibri" w:hAnsi="Calibri"/>
                <w:rtl w:val="0"/>
              </w:rPr>
              <w:t xml:space="preserve">Guest, Candidate, Affiliate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C">
            <w:pPr>
              <w:spacing w:after="40" w:lineRule="auto"/>
              <w:rPr>
                <w:rFonts w:ascii="Calibri" w:cs="Calibri" w:eastAsia="Calibri" w:hAnsi="Calibri"/>
              </w:rPr>
            </w:pPr>
            <w:del w:id="9012" w:author="Lu (Claude)" w:date="2026-10-21T00:00:00Z">
              <w:r>
                <w:rPr>
                  <w:rFonts w:ascii="Calibri" w:cs="Calibri" w:eastAsia="Calibri" w:hAnsi="Calibri"/>
                  <w:rtl w:val="0"/>
                </w:rPr>
                <w:delText xml:space="preserve">Allows users to search, filter and view Jobs visible within their access scope. Guests and Candidates see public Jobs; Affiliates also see partner-only Jobs.</w:delText>
              </w:r>
            </w:del>
            <w:ins w:id="9013" w:author="Lu (Claude)" w:date="2026-10-21T00:00:00Z">
              <w:r>
                <w:rPr>
                  <w:rFonts w:ascii="Calibri" w:cs="Calibri" w:eastAsia="Calibri" w:hAnsi="Calibri"/>
                  <w:rtl w:val="0"/>
                </w:rPr>
                <w:t xml:space="preserve">Allows users to search, filter and view Jobs visible within their access scope. Guests and Candidates see CV Application Jobs; Affiliates see Headhunt COD and CV Sourcing Jobs.</w:t>
              </w:r>
            </w:ins>
          </w:p>
        </w:tc>
      </w:tr>
    </w:tbl>
    <w:p w:rsidR="00000000" w:rsidDel="00000000" w:rsidP="00000000" w:rsidRDefault="00000000" w:rsidRPr="00000000" w14:paraId="0000009D">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9E">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Company &amp; Job Management</w:t>
      </w:r>
      <w:r w:rsidDel="00000000" w:rsidR="00000000" w:rsidRPr="00000000">
        <w:rPr>
          <w:rtl w:val="0"/>
        </w:rPr>
      </w:r>
    </w:p>
    <w:p w:rsidR="00000000" w:rsidDel="00000000" w:rsidP="00000000" w:rsidRDefault="00000000" w:rsidRPr="00000000" w14:paraId="0000009F">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Table 2.2.2 b) Company and Job Management Use Cases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1895"/>
        <w:gridCol w:w="1805"/>
        <w:gridCol w:w="4514"/>
        <w:tblGridChange w:id="0">
          <w:tblGrid>
            <w:gridCol w:w="812"/>
            <w:gridCol w:w="1895"/>
            <w:gridCol w:w="1805"/>
            <w:gridCol w:w="451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A0">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A1">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A2">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A3">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 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4">
            <w:pPr>
              <w:spacing w:after="40" w:lineRule="auto"/>
              <w:rPr>
                <w:rFonts w:ascii="Calibri" w:cs="Calibri" w:eastAsia="Calibri" w:hAnsi="Calibri"/>
              </w:rPr>
            </w:pPr>
            <w:r w:rsidDel="00000000" w:rsidR="00000000" w:rsidRPr="00000000">
              <w:rPr>
                <w:rFonts w:ascii="Calibri" w:cs="Calibri" w:eastAsia="Calibri" w:hAnsi="Calibri"/>
                <w:rtl w:val="0"/>
              </w:rPr>
              <w:t xml:space="preserve">UC-04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5">
            <w:pPr>
              <w:spacing w:after="40" w:lineRule="auto"/>
              <w:rPr>
                <w:rFonts w:ascii="Calibri" w:cs="Calibri" w:eastAsia="Calibri" w:hAnsi="Calibri"/>
              </w:rPr>
            </w:pPr>
            <w:r w:rsidDel="00000000" w:rsidR="00000000" w:rsidRPr="00000000">
              <w:rPr>
                <w:rFonts w:ascii="Calibri" w:cs="Calibri" w:eastAsia="Calibri" w:hAnsi="Calibri"/>
                <w:rtl w:val="0"/>
              </w:rPr>
              <w:t xml:space="preserve">Manage Company Profile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6">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7">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 Client Company User to create and update the profile of the Company they represent and submit it for verification.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8">
            <w:pPr>
              <w:spacing w:after="40" w:lineRule="auto"/>
              <w:rPr>
                <w:rFonts w:ascii="Calibri" w:cs="Calibri" w:eastAsia="Calibri" w:hAnsi="Calibri"/>
              </w:rPr>
            </w:pPr>
            <w:r w:rsidDel="00000000" w:rsidR="00000000" w:rsidRPr="00000000">
              <w:rPr>
                <w:rFonts w:ascii="Calibri" w:cs="Calibri" w:eastAsia="Calibri" w:hAnsi="Calibri"/>
                <w:rtl w:val="0"/>
              </w:rPr>
              <w:t xml:space="preserve">UC-05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9">
            <w:pPr>
              <w:spacing w:after="40" w:lineRule="auto"/>
              <w:rPr>
                <w:rFonts w:ascii="Calibri" w:cs="Calibri" w:eastAsia="Calibri" w:hAnsi="Calibri"/>
              </w:rPr>
            </w:pPr>
            <w:r w:rsidDel="00000000" w:rsidR="00000000" w:rsidRPr="00000000">
              <w:rPr>
                <w:rFonts w:ascii="Calibri" w:cs="Calibri" w:eastAsia="Calibri" w:hAnsi="Calibri"/>
                <w:rtl w:val="0"/>
              </w:rPr>
              <w:t xml:space="preserve">Review Company Verification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A">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B">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Platform Admin to review Company verification information and approve or reject it with a reason.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C">
            <w:pPr>
              <w:spacing w:after="40" w:lineRule="auto"/>
              <w:rPr>
                <w:rFonts w:ascii="Calibri" w:cs="Calibri" w:eastAsia="Calibri" w:hAnsi="Calibri"/>
              </w:rPr>
            </w:pPr>
            <w:r w:rsidDel="00000000" w:rsidR="00000000" w:rsidRPr="00000000">
              <w:rPr>
                <w:rFonts w:ascii="Calibri" w:cs="Calibri" w:eastAsia="Calibri" w:hAnsi="Calibri"/>
                <w:rtl w:val="0"/>
              </w:rPr>
              <w:t xml:space="preserve">UC-06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D">
            <w:pPr>
              <w:spacing w:after="40" w:lineRule="auto"/>
              <w:rPr>
                <w:rFonts w:ascii="Calibri" w:cs="Calibri" w:eastAsia="Calibri" w:hAnsi="Calibri"/>
              </w:rPr>
            </w:pPr>
            <w:r w:rsidDel="00000000" w:rsidR="00000000" w:rsidRPr="00000000">
              <w:rPr>
                <w:rFonts w:ascii="Calibri" w:cs="Calibri" w:eastAsia="Calibri" w:hAnsi="Calibri"/>
                <w:rtl w:val="0"/>
              </w:rPr>
              <w:t xml:space="preserve">Manage Job</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E">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F">
            <w:pPr>
              <w:spacing w:after="40" w:lineRule="auto"/>
              <w:rPr>
                <w:rFonts w:ascii="Calibri" w:cs="Calibri" w:eastAsia="Calibri" w:hAnsi="Calibri"/>
              </w:rPr>
            </w:pPr>
            <w:del w:id="9014" w:author="Lu (Claude)" w:date="2026-10-21T00:00:00Z">
              <w:r>
                <w:rPr>
                  <w:rFonts w:ascii="Calibri" w:cs="Calibri" w:eastAsia="Calibri" w:hAnsi="Calibri"/>
                  <w:rtl w:val="0"/>
                </w:rPr>
                <w:delText xml:space="preserve">Allows a Client Company User to create, edit, submit, pause, resume and close a Job, including JD, Must-have and Should-have requirements, Service Type and visibility.</w:delText>
              </w:r>
            </w:del>
            <w:ins w:id="9015" w:author="Lu (Claude)" w:date="2026-10-21T00:00:00Z">
              <w:r>
                <w:rPr>
                  <w:rFonts w:ascii="Calibri" w:cs="Calibri" w:eastAsia="Calibri" w:hAnsi="Calibri"/>
                  <w:rtl w:val="0"/>
                </w:rPr>
                <w:t xml:space="preserve">Allows a Client Company User to create, edit, submit, pause, resume and close a Job, including JD, Must-have and Should-have requirements and Service Type; for Headhunt COD and CV Sourcing the Client also proposes commercial terms.</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0">
            <w:pPr>
              <w:spacing w:after="40" w:lineRule="auto"/>
              <w:rPr>
                <w:rFonts w:ascii="Calibri" w:cs="Calibri" w:eastAsia="Calibri" w:hAnsi="Calibri"/>
              </w:rPr>
            </w:pPr>
            <w:r w:rsidDel="00000000" w:rsidR="00000000" w:rsidRPr="00000000">
              <w:rPr>
                <w:rFonts w:ascii="Calibri" w:cs="Calibri" w:eastAsia="Calibri" w:hAnsi="Calibri"/>
                <w:rtl w:val="0"/>
              </w:rPr>
              <w:t xml:space="preserve">UC-07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1">
            <w:pPr>
              <w:spacing w:after="40" w:lineRule="auto"/>
              <w:rPr>
                <w:rFonts w:ascii="Calibri" w:cs="Calibri" w:eastAsia="Calibri" w:hAnsi="Calibri"/>
              </w:rPr>
            </w:pPr>
            <w:r w:rsidDel="00000000" w:rsidR="00000000" w:rsidRPr="00000000">
              <w:rPr>
                <w:rFonts w:ascii="Calibri" w:cs="Calibri" w:eastAsia="Calibri" w:hAnsi="Calibri"/>
                <w:rtl w:val="0"/>
              </w:rPr>
              <w:t xml:space="preserve">Review Job</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2">
            <w:pPr>
              <w:spacing w:after="40" w:lineRule="auto"/>
              <w:rPr>
                <w:rFonts w:ascii="Calibri" w:cs="Calibri" w:eastAsia="Calibri" w:hAnsi="Calibri"/>
              </w:rPr>
            </w:pPr>
            <w:r w:rsidDel="00000000" w:rsidR="00000000" w:rsidRPr="00000000">
              <w:rPr>
                <w:rFonts w:ascii="Calibri" w:cs="Calibri" w:eastAsia="Calibri" w:hAnsi="Calibri"/>
                <w:rtl w:val="0"/>
              </w:rPr>
              <w:t xml:space="preserve">Internal HR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3">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Internal HR to review a submitted Job and approve it for publication or reject it with a reason code.</w:t>
            </w:r>
          </w:p>
        </w:tc>
      </w:tr>
      <w:tr>
        <w:trPr>
          <w:cantSplit w:val="1"/>
          <w:tblHeader w:val="0"/>
          <w:ins w:id="9020"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16" w:author="Lu (Claude)" w:date="2026-10-21T00:00:00Z">
              <w:r>
                <w:rPr>
                  <w:rFonts w:ascii="Calibri" w:cs="Calibri" w:eastAsia="Calibri" w:hAnsi="Calibri"/>
                  <w:rtl w:val="0"/>
                </w:rPr>
                <w:t xml:space="preserve">UC-44</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17" w:author="Lu (Claude)" w:date="2026-10-21T00:00:00Z">
              <w:r>
                <w:rPr>
                  <w:rFonts w:ascii="Calibri" w:cs="Calibri" w:eastAsia="Calibri" w:hAnsi="Calibri"/>
                  <w:rtl w:val="0"/>
                </w:rPr>
                <w:t xml:space="preserve">Agree and Sign Service Agreement</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18" w:author="Lu (Claude)" w:date="2026-10-21T00:00:00Z">
              <w:r>
                <w:rPr>
                  <w:rFonts w:ascii="Calibri" w:cs="Calibri" w:eastAsia="Calibri" w:hAnsi="Calibri"/>
                  <w:rtl w:val="0"/>
                </w:rPr>
                <w:t xml:space="preserve">Client Company User, Internal HR</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19" w:author="Lu (Claude)" w:date="2026-10-21T00:00:00Z">
              <w:r>
                <w:rPr>
                  <w:rFonts w:ascii="Calibri" w:cs="Calibri" w:eastAsia="Calibri" w:hAnsi="Calibri"/>
                  <w:rtl w:val="0"/>
                </w:rPr>
                <w:t xml:space="preserve">Allows Internal HR to send a versioned Service Agreement for a Headhunt COD or CV Sourcing Job, and the Client to accept it or request changes and sign it with a one-time password; the signed agreement is stored as a private PDF. [Planned]</w:t>
              </w:r>
            </w:ins>
          </w:p>
        </w:tc>
      </w:tr>
    </w:tbl>
    <w:p w:rsidR="00000000" w:rsidDel="00000000" w:rsidP="00000000" w:rsidRDefault="00000000" w:rsidRPr="00000000" w14:paraId="000000B4">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Candidate &amp; CV</w:t>
      </w:r>
      <w:r w:rsidDel="00000000" w:rsidR="00000000" w:rsidRPr="00000000">
        <w:rPr>
          <w:rtl w:val="0"/>
        </w:rPr>
      </w:r>
    </w:p>
    <w:p w:rsidR="00000000" w:rsidDel="00000000" w:rsidP="00000000" w:rsidRDefault="00000000" w:rsidRPr="00000000" w14:paraId="000000B6">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Table 2.2.2 c) Candidate and CV Management Use Cases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1895"/>
        <w:gridCol w:w="1805"/>
        <w:gridCol w:w="4514"/>
        <w:tblGridChange w:id="0">
          <w:tblGrid>
            <w:gridCol w:w="812"/>
            <w:gridCol w:w="1895"/>
            <w:gridCol w:w="1805"/>
            <w:gridCol w:w="451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B7">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B8">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B9">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BA">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 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B">
            <w:pPr>
              <w:spacing w:after="40" w:lineRule="auto"/>
              <w:rPr>
                <w:rFonts w:ascii="Calibri" w:cs="Calibri" w:eastAsia="Calibri" w:hAnsi="Calibri"/>
              </w:rPr>
            </w:pPr>
            <w:r w:rsidDel="00000000" w:rsidR="00000000" w:rsidRPr="00000000">
              <w:rPr>
                <w:rFonts w:ascii="Calibri" w:cs="Calibri" w:eastAsia="Calibri" w:hAnsi="Calibri"/>
                <w:rtl w:val="0"/>
              </w:rPr>
              <w:t xml:space="preserve">UC-08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C">
            <w:pPr>
              <w:spacing w:after="40" w:lineRule="auto"/>
              <w:rPr>
                <w:rFonts w:ascii="Calibri" w:cs="Calibri" w:eastAsia="Calibri" w:hAnsi="Calibri"/>
              </w:rPr>
            </w:pPr>
            <w:r w:rsidDel="00000000" w:rsidR="00000000" w:rsidRPr="00000000">
              <w:rPr>
                <w:rFonts w:ascii="Calibri" w:cs="Calibri" w:eastAsia="Calibri" w:hAnsi="Calibri"/>
                <w:rtl w:val="0"/>
              </w:rPr>
              <w:t xml:space="preserve">Manage Candidate Profile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D">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E">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 Candidate to view and update personal and professional profile information and profile visibility.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F">
            <w:pPr>
              <w:spacing w:after="40" w:lineRule="auto"/>
              <w:rPr>
                <w:rFonts w:ascii="Calibri" w:cs="Calibri" w:eastAsia="Calibri" w:hAnsi="Calibri"/>
              </w:rPr>
            </w:pPr>
            <w:r w:rsidDel="00000000" w:rsidR="00000000" w:rsidRPr="00000000">
              <w:rPr>
                <w:rFonts w:ascii="Calibri" w:cs="Calibri" w:eastAsia="Calibri" w:hAnsi="Calibri"/>
                <w:rtl w:val="0"/>
              </w:rPr>
              <w:t xml:space="preserve">UC-09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0">
            <w:pPr>
              <w:spacing w:after="40" w:lineRule="auto"/>
              <w:rPr>
                <w:rFonts w:ascii="Calibri" w:cs="Calibri" w:eastAsia="Calibri" w:hAnsi="Calibri"/>
              </w:rPr>
            </w:pPr>
            <w:r w:rsidDel="00000000" w:rsidR="00000000" w:rsidRPr="00000000">
              <w:rPr>
                <w:rFonts w:ascii="Calibri" w:cs="Calibri" w:eastAsia="Calibri" w:hAnsi="Calibri"/>
                <w:rtl w:val="0"/>
              </w:rPr>
              <w:t xml:space="preserve">Manage CV</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1">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2">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 Candidate to upload, update, delete and manage multiple CVs and choose a primary CV.</w:t>
            </w:r>
          </w:p>
        </w:tc>
      </w:tr>
      <w:tr>
        <w:trPr>
          <w:cantSplit w:val="1"/>
          <w:tblHeader w:val="0"/>
          <w:ins w:id="9056"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52" w:author="Lu (Claude)" w:date="2026-10-21T00:00:00Z">
              <w:r>
                <w:rPr>
                  <w:rFonts w:ascii="Calibri" w:cs="Calibri" w:eastAsia="Calibri" w:hAnsi="Calibri"/>
                  <w:rtl w:val="0"/>
                </w:rPr>
                <w:t xml:space="preserve">UC-46</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53" w:author="Lu (Claude)" w:date="2026-10-21T00:00:00Z">
              <w:r>
                <w:rPr>
                  <w:rFonts w:ascii="Calibri" w:cs="Calibri" w:eastAsia="Calibri" w:hAnsi="Calibri"/>
                  <w:rtl w:val="0"/>
                </w:rPr>
                <w:t xml:space="preserve">Build CV and View Job Suggestions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54" w:author="Lu (Claude)" w:date="2026-10-21T00:00:00Z">
              <w:r>
                <w:rPr>
                  <w:rFonts w:ascii="Calibri" w:cs="Calibri" w:eastAsia="Calibri" w:hAnsi="Calibri"/>
                  <w:rtl w:val="0"/>
                </w:rPr>
                <w:t xml:space="preserve">Candidate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55" w:author="Lu (Claude)" w:date="2026-10-21T00:00:00Z">
              <w:r>
                <w:rPr>
                  <w:rFonts w:ascii="Calibri" w:cs="Calibri" w:eastAsia="Calibri" w:hAnsi="Calibri"/>
                  <w:rtl w:val="0"/>
                </w:rPr>
                <w:t xml:space="preserve">Allows a Candidate to build a CV from a template and export it as a PDF, and to view Jobs suggested by AI matching when the profile is public and has a primary CV.</w:t>
              </w:r>
            </w:ins>
          </w:p>
        </w:tc>
      </w:tr>
    </w:tbl>
    <w:p w:rsidR="00000000" w:rsidDel="00000000" w:rsidP="00000000" w:rsidRDefault="00000000" w:rsidRPr="00000000" w14:paraId="000000C3">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Candidate/CV Submission</w:t>
      </w:r>
      <w:r w:rsidDel="00000000" w:rsidR="00000000" w:rsidRPr="00000000">
        <w:rPr>
          <w:rtl w:val="0"/>
        </w:rPr>
      </w:r>
    </w:p>
    <w:p w:rsidR="00000000" w:rsidDel="00000000" w:rsidP="00000000" w:rsidRDefault="00000000" w:rsidRPr="00000000" w14:paraId="000000C5">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Table 2.2.2 d) Candidate and CV Submission Use Cases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1895"/>
        <w:gridCol w:w="1805"/>
        <w:gridCol w:w="4514"/>
        <w:tblGridChange w:id="0">
          <w:tblGrid>
            <w:gridCol w:w="812"/>
            <w:gridCol w:w="1895"/>
            <w:gridCol w:w="1805"/>
            <w:gridCol w:w="451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C6">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C7">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C8">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C9">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 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A">
            <w:pPr>
              <w:spacing w:after="40" w:lineRule="auto"/>
              <w:rPr>
                <w:rFonts w:ascii="Calibri" w:cs="Calibri" w:eastAsia="Calibri" w:hAnsi="Calibri"/>
              </w:rPr>
            </w:pPr>
            <w:r w:rsidDel="00000000" w:rsidR="00000000" w:rsidRPr="00000000">
              <w:rPr>
                <w:rFonts w:ascii="Calibri" w:cs="Calibri" w:eastAsia="Calibri" w:hAnsi="Calibri"/>
                <w:rtl w:val="0"/>
              </w:rPr>
              <w:t xml:space="preserve">UC-10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B">
            <w:pPr>
              <w:spacing w:after="40" w:lineRule="auto"/>
              <w:rPr>
                <w:rFonts w:ascii="Calibri" w:cs="Calibri" w:eastAsia="Calibri" w:hAnsi="Calibri"/>
              </w:rPr>
            </w:pPr>
            <w:r w:rsidDel="00000000" w:rsidR="00000000" w:rsidRPr="00000000">
              <w:rPr>
                <w:rFonts w:ascii="Calibri" w:cs="Calibri" w:eastAsia="Calibri" w:hAnsi="Calibri"/>
                <w:rtl w:val="0"/>
              </w:rPr>
              <w:t xml:space="preserve">Apply to Job</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C">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D">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 Candidate to apply to a public Job with one CV when self-application is permitted for the Job's Service Type.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E">
            <w:pPr>
              <w:spacing w:after="40" w:lineRule="auto"/>
              <w:rPr>
                <w:rFonts w:ascii="Calibri" w:cs="Calibri" w:eastAsia="Calibri" w:hAnsi="Calibri"/>
              </w:rPr>
            </w:pPr>
            <w:r w:rsidDel="00000000" w:rsidR="00000000" w:rsidRPr="00000000">
              <w:rPr>
                <w:rFonts w:ascii="Calibri" w:cs="Calibri" w:eastAsia="Calibri" w:hAnsi="Calibri"/>
                <w:rtl w:val="0"/>
              </w:rPr>
              <w:t xml:space="preserve">UC-11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F">
            <w:pPr>
              <w:spacing w:after="40" w:lineRule="auto"/>
              <w:rPr>
                <w:rFonts w:ascii="Calibri" w:cs="Calibri" w:eastAsia="Calibri" w:hAnsi="Calibri"/>
              </w:rPr>
            </w:pPr>
            <w:r w:rsidDel="00000000" w:rsidR="00000000" w:rsidRPr="00000000">
              <w:rPr>
                <w:rFonts w:ascii="Calibri" w:cs="Calibri" w:eastAsia="Calibri" w:hAnsi="Calibri"/>
                <w:rtl w:val="0"/>
              </w:rPr>
              <w:t xml:space="preserve">Submit Candidate/CV</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0">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1">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an approved Affiliate to submit a Candidate and CV to an eligible Job. The submission is validated, checked for duplicates and then waits for the Candidate's consent.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2">
            <w:pPr>
              <w:spacing w:after="40" w:lineRule="auto"/>
              <w:rPr>
                <w:rFonts w:ascii="Calibri" w:cs="Calibri" w:eastAsia="Calibri" w:hAnsi="Calibri"/>
              </w:rPr>
            </w:pPr>
            <w:r w:rsidDel="00000000" w:rsidR="00000000" w:rsidRPr="00000000">
              <w:rPr>
                <w:rFonts w:ascii="Calibri" w:cs="Calibri" w:eastAsia="Calibri" w:hAnsi="Calibri"/>
                <w:rtl w:val="0"/>
              </w:rPr>
              <w:t xml:space="preserve">UC-38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3">
            <w:pPr>
              <w:spacing w:after="40" w:lineRule="auto"/>
              <w:rPr>
                <w:rFonts w:ascii="Calibri" w:cs="Calibri" w:eastAsia="Calibri" w:hAnsi="Calibri"/>
              </w:rPr>
            </w:pPr>
            <w:r w:rsidDel="00000000" w:rsidR="00000000" w:rsidRPr="00000000">
              <w:rPr>
                <w:rFonts w:ascii="Calibri" w:cs="Calibri" w:eastAsia="Calibri" w:hAnsi="Calibri"/>
                <w:rtl w:val="0"/>
              </w:rPr>
              <w:t xml:space="preserve">Respond to Submission Consent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4">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5">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 Candidate to confirm or decline a submission made on their behalf by an Affiliate, through an emailed link or after logging 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6">
            <w:pPr>
              <w:spacing w:after="40" w:lineRule="auto"/>
              <w:rPr>
                <w:rFonts w:ascii="Calibri" w:cs="Calibri" w:eastAsia="Calibri" w:hAnsi="Calibri"/>
              </w:rPr>
            </w:pPr>
            <w:r w:rsidDel="00000000" w:rsidR="00000000" w:rsidRPr="00000000">
              <w:rPr>
                <w:rFonts w:ascii="Calibri" w:cs="Calibri" w:eastAsia="Calibri" w:hAnsi="Calibri"/>
                <w:rtl w:val="0"/>
              </w:rPr>
              <w:t xml:space="preserve">UC-40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7">
            <w:pPr>
              <w:spacing w:after="40" w:lineRule="auto"/>
              <w:rPr>
                <w:rFonts w:ascii="Calibri" w:cs="Calibri" w:eastAsia="Calibri" w:hAnsi="Calibri"/>
              </w:rPr>
            </w:pPr>
            <w:r w:rsidDel="00000000" w:rsidR="00000000" w:rsidRPr="00000000">
              <w:rPr>
                <w:rFonts w:ascii="Calibri" w:cs="Calibri" w:eastAsia="Calibri" w:hAnsi="Calibri"/>
                <w:rtl w:val="0"/>
              </w:rPr>
              <w:t xml:space="preserve">Withdraw Application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8">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9">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 Candidate to withdraw an own Application that has not reached Placement.</w:t>
            </w:r>
          </w:p>
        </w:tc>
      </w:tr>
    </w:tbl>
    <w:p w:rsidR="00000000" w:rsidDel="00000000" w:rsidP="00000000" w:rsidRDefault="00000000" w:rsidRPr="00000000" w14:paraId="000000DA">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DB">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Duplicate &amp; Attribution Dispute</w:t>
      </w:r>
      <w:r w:rsidDel="00000000" w:rsidR="00000000" w:rsidRPr="00000000">
        <w:rPr>
          <w:rtl w:val="0"/>
        </w:rPr>
      </w:r>
    </w:p>
    <w:p w:rsidR="00000000" w:rsidDel="00000000" w:rsidP="00000000" w:rsidRDefault="00000000" w:rsidRPr="00000000" w14:paraId="000000DC">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Table 2.2.2 e) Duplicate and Attribution Dispute Use Cases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1895"/>
        <w:gridCol w:w="1805"/>
        <w:gridCol w:w="4514"/>
        <w:tblGridChange w:id="0">
          <w:tblGrid>
            <w:gridCol w:w="812"/>
            <w:gridCol w:w="1895"/>
            <w:gridCol w:w="1805"/>
            <w:gridCol w:w="451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DD">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DE">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DF">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E0">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 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1">
            <w:pPr>
              <w:spacing w:after="40" w:lineRule="auto"/>
              <w:rPr>
                <w:rFonts w:ascii="Calibri" w:cs="Calibri" w:eastAsia="Calibri" w:hAnsi="Calibri"/>
              </w:rPr>
            </w:pPr>
            <w:r w:rsidDel="00000000" w:rsidR="00000000" w:rsidRPr="00000000">
              <w:rPr>
                <w:rFonts w:ascii="Calibri" w:cs="Calibri" w:eastAsia="Calibri" w:hAnsi="Calibri"/>
                <w:rtl w:val="0"/>
              </w:rPr>
              <w:t xml:space="preserve">UC-13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2">
            <w:pPr>
              <w:spacing w:after="40" w:lineRule="auto"/>
              <w:rPr>
                <w:rFonts w:ascii="Calibri" w:cs="Calibri" w:eastAsia="Calibri" w:hAnsi="Calibri"/>
              </w:rPr>
            </w:pPr>
            <w:r w:rsidDel="00000000" w:rsidR="00000000" w:rsidRPr="00000000">
              <w:rPr>
                <w:rFonts w:ascii="Calibri" w:cs="Calibri" w:eastAsia="Calibri" w:hAnsi="Calibri"/>
                <w:rtl w:val="0"/>
              </w:rPr>
              <w:t xml:space="preserve">Raise Duplicate / Attribution Dispute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3">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4">
            <w:pPr>
              <w:spacing w:after="40" w:lineRule="auto"/>
              <w:rPr>
                <w:rFonts w:ascii="Calibri" w:cs="Calibri" w:eastAsia="Calibri" w:hAnsi="Calibri"/>
              </w:rPr>
            </w:pPr>
            <w:del w:id="9021" w:author="Lu (Claude)" w:date="2026-10-21T00:00:00Z">
              <w:r>
                <w:rPr>
                  <w:rFonts w:ascii="Calibri" w:cs="Calibri" w:eastAsia="Calibri" w:hAnsi="Calibri"/>
                  <w:rtl w:val="0"/>
                </w:rPr>
                <w:delText xml:space="preserve">Allows an Affiliate to raise a dispute when disagreeing with a duplicate detection or Attribution result. [Planned]</w:delText>
              </w:r>
            </w:del>
            <w:ins w:id="9022" w:author="Lu (Claude)" w:date="2026-10-21T00:00:00Z">
              <w:r>
                <w:rPr>
                  <w:rFonts w:ascii="Calibri" w:cs="Calibri" w:eastAsia="Calibri" w:hAnsi="Calibri"/>
                  <w:rtl w:val="0"/>
                </w:rPr>
                <w:t xml:space="preserve">Allows an Affiliate to raise a dispute, within the dispute window, when disagreeing with a duplicate detection or Attribution result.</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5">
            <w:pPr>
              <w:spacing w:after="40" w:lineRule="auto"/>
              <w:rPr>
                <w:rFonts w:ascii="Calibri" w:cs="Calibri" w:eastAsia="Calibri" w:hAnsi="Calibri"/>
              </w:rPr>
            </w:pPr>
            <w:r w:rsidDel="00000000" w:rsidR="00000000" w:rsidRPr="00000000">
              <w:rPr>
                <w:rFonts w:ascii="Calibri" w:cs="Calibri" w:eastAsia="Calibri" w:hAnsi="Calibri"/>
                <w:rtl w:val="0"/>
              </w:rPr>
              <w:t xml:space="preserve">UC-14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6">
            <w:pPr>
              <w:spacing w:after="40" w:lineRule="auto"/>
              <w:rPr>
                <w:rFonts w:ascii="Calibri" w:cs="Calibri" w:eastAsia="Calibri" w:hAnsi="Calibri"/>
              </w:rPr>
            </w:pPr>
            <w:r w:rsidDel="00000000" w:rsidR="00000000" w:rsidRPr="00000000">
              <w:rPr>
                <w:rFonts w:ascii="Calibri" w:cs="Calibri" w:eastAsia="Calibri" w:hAnsi="Calibri"/>
                <w:rtl w:val="0"/>
              </w:rPr>
              <w:t xml:space="preserve">Resolve Duplicate / Attribution Dispute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7">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8">
            <w:pPr>
              <w:spacing w:after="40" w:lineRule="auto"/>
              <w:rPr>
                <w:rFonts w:ascii="Calibri" w:cs="Calibri" w:eastAsia="Calibri" w:hAnsi="Calibri"/>
              </w:rPr>
            </w:pPr>
            <w:del w:id="9023" w:author="Lu (Claude)" w:date="2026-10-21T00:00:00Z">
              <w:r>
                <w:rPr>
                  <w:rFonts w:ascii="Calibri" w:cs="Calibri" w:eastAsia="Calibri" w:hAnsi="Calibri"/>
                  <w:rtl w:val="0"/>
                </w:rPr>
                <w:delText xml:space="preserve">Allows Platform Admin to review Candidate identity, Submission history, timestamps, Attribution and evidence, and record a decision. [Planned]</w:delText>
              </w:r>
            </w:del>
            <w:ins w:id="9024" w:author="Lu (Claude)" w:date="2026-10-21T00:00:00Z">
              <w:r>
                <w:rPr>
                  <w:rFonts w:ascii="Calibri" w:cs="Calibri" w:eastAsia="Calibri" w:hAnsi="Calibri"/>
                  <w:rtl w:val="0"/>
                </w:rPr>
                <w:t xml:space="preserve">Allows Platform Admin to review Candidate identity, Submission history, timestamps, Attribution and evidence, and uphold or reject the dispute; an upheld dispute transfers the Attribution.</w:t>
              </w:r>
            </w:ins>
          </w:p>
        </w:tc>
      </w:tr>
    </w:tbl>
    <w:p w:rsidR="00000000" w:rsidDel="00000000" w:rsidP="00000000" w:rsidRDefault="00000000" w:rsidRPr="00000000" w14:paraId="000000E9">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EA">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AI Matching &amp; Screening</w:t>
      </w:r>
      <w:r w:rsidDel="00000000" w:rsidR="00000000" w:rsidRPr="00000000">
        <w:rPr>
          <w:rtl w:val="0"/>
        </w:rPr>
      </w:r>
    </w:p>
    <w:p w:rsidR="00000000" w:rsidDel="00000000" w:rsidP="00000000" w:rsidRDefault="00000000" w:rsidRPr="00000000" w14:paraId="000000EB">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Table 2.2.2 f) AI Matching and Screening Use Cases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1895"/>
        <w:gridCol w:w="1805"/>
        <w:gridCol w:w="4514"/>
        <w:tblGridChange w:id="0">
          <w:tblGrid>
            <w:gridCol w:w="812"/>
            <w:gridCol w:w="1895"/>
            <w:gridCol w:w="1805"/>
            <w:gridCol w:w="451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EC">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ED">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EE">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0EF">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 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0">
            <w:pPr>
              <w:spacing w:after="40" w:lineRule="auto"/>
              <w:rPr>
                <w:rFonts w:ascii="Calibri" w:cs="Calibri" w:eastAsia="Calibri" w:hAnsi="Calibri"/>
              </w:rPr>
            </w:pPr>
            <w:r w:rsidDel="00000000" w:rsidR="00000000" w:rsidRPr="00000000">
              <w:rPr>
                <w:rFonts w:ascii="Calibri" w:cs="Calibri" w:eastAsia="Calibri" w:hAnsi="Calibri"/>
                <w:rtl w:val="0"/>
              </w:rPr>
              <w:t xml:space="preserve">UC-15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1">
            <w:pPr>
              <w:spacing w:after="40" w:lineRule="auto"/>
              <w:rPr>
                <w:rFonts w:ascii="Calibri" w:cs="Calibri" w:eastAsia="Calibri" w:hAnsi="Calibri"/>
              </w:rPr>
            </w:pPr>
            <w:r w:rsidDel="00000000" w:rsidR="00000000" w:rsidRPr="00000000">
              <w:rPr>
                <w:rFonts w:ascii="Calibri" w:cs="Calibri" w:eastAsia="Calibri" w:hAnsi="Calibri"/>
                <w:rtl w:val="0"/>
              </w:rPr>
              <w:t xml:space="preserve">View AI Matching 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2">
            <w:pPr>
              <w:spacing w:after="40" w:lineRule="auto"/>
              <w:rPr>
                <w:rFonts w:ascii="Calibri" w:cs="Calibri" w:eastAsia="Calibri" w:hAnsi="Calibri"/>
              </w:rPr>
            </w:pPr>
            <w:r w:rsidDel="00000000" w:rsidR="00000000" w:rsidRPr="00000000">
              <w:rPr>
                <w:rFonts w:ascii="Calibri" w:cs="Calibri" w:eastAsia="Calibri" w:hAnsi="Calibri"/>
                <w:rtl w:val="0"/>
              </w:rPr>
              <w:t xml:space="preserve">Internal HR, Client Company 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3">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an authorized reviewer to view the AI Match Score, Match Tier, Candidate Highlight and per-requirement evidence for an Application.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4">
            <w:pPr>
              <w:spacing w:after="40" w:lineRule="auto"/>
              <w:rPr>
                <w:rFonts w:ascii="Calibri" w:cs="Calibri" w:eastAsia="Calibri" w:hAnsi="Calibri"/>
              </w:rPr>
            </w:pPr>
            <w:r w:rsidDel="00000000" w:rsidR="00000000" w:rsidRPr="00000000">
              <w:rPr>
                <w:rFonts w:ascii="Calibri" w:cs="Calibri" w:eastAsia="Calibri" w:hAnsi="Calibri"/>
                <w:rtl w:val="0"/>
              </w:rPr>
              <w:t xml:space="preserve">UC-16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5">
            <w:pPr>
              <w:spacing w:after="40" w:lineRule="auto"/>
              <w:rPr>
                <w:rFonts w:ascii="Calibri" w:cs="Calibri" w:eastAsia="Calibri" w:hAnsi="Calibri"/>
              </w:rPr>
            </w:pPr>
            <w:r w:rsidDel="00000000" w:rsidR="00000000" w:rsidRPr="00000000">
              <w:rPr>
                <w:rFonts w:ascii="Calibri" w:cs="Calibri" w:eastAsia="Calibri" w:hAnsi="Calibri"/>
                <w:rtl w:val="0"/>
              </w:rPr>
              <w:t xml:space="preserve">Screen 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6">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 (CV Application); Internal HR (Headhunt COD, CV Sourcing)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7">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the authorized reviewer for the Job's Service Type to shortlist or reject an Application, using the CV and the AI-assisted result. A rejection requires a reason.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8">
            <w:pPr>
              <w:spacing w:after="40" w:lineRule="auto"/>
              <w:rPr>
                <w:rFonts w:ascii="Calibri" w:cs="Calibri" w:eastAsia="Calibri" w:hAnsi="Calibri"/>
              </w:rPr>
            </w:pPr>
            <w:r w:rsidDel="00000000" w:rsidR="00000000" w:rsidRPr="00000000">
              <w:rPr>
                <w:rFonts w:ascii="Calibri" w:cs="Calibri" w:eastAsia="Calibri" w:hAnsi="Calibri"/>
                <w:rtl w:val="0"/>
              </w:rPr>
              <w:t xml:space="preserve">UC-17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9">
            <w:pPr>
              <w:spacing w:after="40" w:lineRule="auto"/>
              <w:rPr>
                <w:rFonts w:ascii="Calibri" w:cs="Calibri" w:eastAsia="Calibri" w:hAnsi="Calibri"/>
              </w:rPr>
            </w:pPr>
            <w:r w:rsidDel="00000000" w:rsidR="00000000" w:rsidRPr="00000000">
              <w:rPr>
                <w:rFonts w:ascii="Calibri" w:cs="Calibri" w:eastAsia="Calibri" w:hAnsi="Calibri"/>
                <w:rtl w:val="0"/>
              </w:rPr>
              <w:t xml:space="preserve">Review 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A">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B">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 Client Company User to review Candidate information and recruitment status for Candidates on the Company's Jobs. For Headhunt COD and CV Sourcing, only shortlisted Candidates are visible.</w:t>
            </w:r>
          </w:p>
        </w:tc>
      </w:tr>
      <w:tr>
        <w:trPr>
          <w:cantSplit w:val="1"/>
          <w:tblHeader w:val="0"/>
          <w:ins w:id="9029"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25" w:author="Lu (Claude)" w:date="2026-10-21T00:00:00Z">
              <w:r>
                <w:rPr>
                  <w:rFonts w:ascii="Calibri" w:cs="Calibri" w:eastAsia="Calibri" w:hAnsi="Calibri"/>
                  <w:rtl w:val="0"/>
                </w:rPr>
                <w:t xml:space="preserve">UC-45</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26" w:author="Lu (Claude)" w:date="2026-10-21T00:00:00Z">
              <w:r>
                <w:rPr>
                  <w:rFonts w:ascii="Calibri" w:cs="Calibri" w:eastAsia="Calibri" w:hAnsi="Calibri"/>
                  <w:rtl w:val="0"/>
                </w:rPr>
                <w:t xml:space="preserve">Review Delivered CVs (CV Sourcing)</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27" w:author="Lu (Claude)" w:date="2026-10-21T00:00:00Z">
              <w:r>
                <w:rPr>
                  <w:rFonts w:ascii="Calibri" w:cs="Calibri" w:eastAsia="Calibri" w:hAnsi="Calibri"/>
                  <w:rtl w:val="0"/>
                </w:rPr>
                <w:t xml:space="preserve">Client Company User</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28" w:author="Lu (Claude)" w:date="2026-10-21T00:00:00Z">
              <w:r>
                <w:rPr>
                  <w:rFonts w:ascii="Calibri" w:cs="Calibri" w:eastAsia="Calibri" w:hAnsi="Calibri"/>
                  <w:rtl w:val="0"/>
                </w:rPr>
                <w:t xml:space="preserve">Allows a Client Company User to accept or reject, with a reason, each CV delivered by Internal HR for a CV Sourcing Job within the review period; a CV not answered in time is accepted automatically.</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C">
            <w:pPr>
              <w:spacing w:after="40" w:lineRule="auto"/>
              <w:rPr>
                <w:rFonts w:ascii="Calibri" w:cs="Calibri" w:eastAsia="Calibri" w:hAnsi="Calibri"/>
              </w:rPr>
            </w:pPr>
            <w:r w:rsidDel="00000000" w:rsidR="00000000" w:rsidRPr="00000000">
              <w:rPr>
                <w:rFonts w:ascii="Calibri" w:cs="Calibri" w:eastAsia="Calibri" w:hAnsi="Calibri"/>
                <w:rtl w:val="0"/>
              </w:rPr>
              <w:t xml:space="preserve">UC-18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D">
            <w:pPr>
              <w:spacing w:after="40" w:lineRule="auto"/>
              <w:rPr>
                <w:rFonts w:ascii="Calibri" w:cs="Calibri" w:eastAsia="Calibri" w:hAnsi="Calibri"/>
              </w:rPr>
            </w:pPr>
            <w:r w:rsidDel="00000000" w:rsidR="00000000" w:rsidRPr="00000000">
              <w:rPr>
                <w:rFonts w:ascii="Calibri" w:cs="Calibri" w:eastAsia="Calibri" w:hAnsi="Calibri"/>
                <w:rtl w:val="0"/>
              </w:rPr>
              <w:t xml:space="preserve">(Removed)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E">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F">
            <w:pPr>
              <w:spacing w:after="40" w:lineRule="auto"/>
              <w:rPr>
                <w:rFonts w:ascii="Calibri" w:cs="Calibri" w:eastAsia="Calibri" w:hAnsi="Calibri"/>
              </w:rPr>
            </w:pPr>
            <w:r w:rsidDel="00000000" w:rsidR="00000000" w:rsidRPr="00000000">
              <w:rPr>
                <w:rFonts w:ascii="Calibri" w:cs="Calibri" w:eastAsia="Calibri" w:hAnsi="Calibri"/>
                <w:rtl w:val="0"/>
              </w:rPr>
              <w:t xml:space="preserve">AI-assisted Candidate Evaluation is reclassified as a system function (Section 3.1.4, functions 9, 10 and 16) because the AI Matching Service is an internal subsystem, not an actor.</w:t>
            </w:r>
          </w:p>
        </w:tc>
      </w:tr>
    </w:tbl>
    <w:p w:rsidR="00000000" w:rsidDel="00000000" w:rsidP="00000000" w:rsidRDefault="00000000" w:rsidRPr="00000000" w14:paraId="00000100">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101">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Interview Management</w:t>
      </w:r>
      <w:r w:rsidDel="00000000" w:rsidR="00000000" w:rsidRPr="00000000">
        <w:rPr>
          <w:rtl w:val="0"/>
        </w:rPr>
      </w:r>
    </w:p>
    <w:p w:rsidR="00000000" w:rsidDel="00000000" w:rsidP="00000000" w:rsidRDefault="00000000" w:rsidRPr="00000000" w14:paraId="00000102">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Table 2.2.2 g) Interview Management Use Cases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1895"/>
        <w:gridCol w:w="1805"/>
        <w:gridCol w:w="4514"/>
        <w:tblGridChange w:id="0">
          <w:tblGrid>
            <w:gridCol w:w="812"/>
            <w:gridCol w:w="1895"/>
            <w:gridCol w:w="1805"/>
            <w:gridCol w:w="451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03">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04">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05">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06">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 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7">
            <w:pPr>
              <w:spacing w:after="40" w:lineRule="auto"/>
              <w:rPr>
                <w:rFonts w:ascii="Calibri" w:cs="Calibri" w:eastAsia="Calibri" w:hAnsi="Calibri"/>
              </w:rPr>
            </w:pPr>
            <w:r w:rsidDel="00000000" w:rsidR="00000000" w:rsidRPr="00000000">
              <w:rPr>
                <w:rFonts w:ascii="Calibri" w:cs="Calibri" w:eastAsia="Calibri" w:hAnsi="Calibri"/>
                <w:rtl w:val="0"/>
              </w:rPr>
              <w:t xml:space="preserve">UC-19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8">
            <w:pPr>
              <w:spacing w:after="40" w:lineRule="auto"/>
              <w:rPr>
                <w:rFonts w:ascii="Calibri" w:cs="Calibri" w:eastAsia="Calibri" w:hAnsi="Calibri"/>
              </w:rPr>
            </w:pPr>
            <w:r w:rsidDel="00000000" w:rsidR="00000000" w:rsidRPr="00000000">
              <w:rPr>
                <w:rFonts w:ascii="Calibri" w:cs="Calibri" w:eastAsia="Calibri" w:hAnsi="Calibri"/>
                <w:rtl w:val="0"/>
              </w:rPr>
              <w:t xml:space="preserve">Manage Interview</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9">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A">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the Client Company to schedule, update, reschedule and cancel Interviews for shortlisted Candidates on its Jobs.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B">
            <w:pPr>
              <w:spacing w:after="40" w:lineRule="auto"/>
              <w:rPr>
                <w:rFonts w:ascii="Calibri" w:cs="Calibri" w:eastAsia="Calibri" w:hAnsi="Calibri"/>
              </w:rPr>
            </w:pPr>
            <w:r w:rsidDel="00000000" w:rsidR="00000000" w:rsidRPr="00000000">
              <w:rPr>
                <w:rFonts w:ascii="Calibri" w:cs="Calibri" w:eastAsia="Calibri" w:hAnsi="Calibri"/>
                <w:rtl w:val="0"/>
              </w:rPr>
              <w:t xml:space="preserve">UC-20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C">
            <w:pPr>
              <w:spacing w:after="40" w:lineRule="auto"/>
              <w:rPr>
                <w:rFonts w:ascii="Calibri" w:cs="Calibri" w:eastAsia="Calibri" w:hAnsi="Calibri"/>
              </w:rPr>
            </w:pPr>
            <w:r w:rsidDel="00000000" w:rsidR="00000000" w:rsidRPr="00000000">
              <w:rPr>
                <w:rFonts w:ascii="Calibri" w:cs="Calibri" w:eastAsia="Calibri" w:hAnsi="Calibri"/>
                <w:rtl w:val="0"/>
              </w:rPr>
              <w:t xml:space="preserve">Participate in Interview</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D">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 Client Company 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E">
            <w:pPr>
              <w:spacing w:after="40" w:lineRule="auto"/>
              <w:rPr>
                <w:rFonts w:ascii="Calibri" w:cs="Calibri" w:eastAsia="Calibri" w:hAnsi="Calibri"/>
              </w:rPr>
            </w:pPr>
            <w:r w:rsidDel="00000000" w:rsidR="00000000" w:rsidRPr="00000000">
              <w:rPr>
                <w:rFonts w:ascii="Calibri" w:cs="Calibri" w:eastAsia="Calibri" w:hAnsi="Calibri"/>
                <w:rtl w:val="0"/>
              </w:rPr>
              <w:t xml:space="preserve">Represents Candidate and Client participation in an Interview arranged through the recruitment process.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F">
            <w:pPr>
              <w:spacing w:after="40" w:lineRule="auto"/>
              <w:rPr>
                <w:rFonts w:ascii="Calibri" w:cs="Calibri" w:eastAsia="Calibri" w:hAnsi="Calibri"/>
              </w:rPr>
            </w:pPr>
            <w:r w:rsidDel="00000000" w:rsidR="00000000" w:rsidRPr="00000000">
              <w:rPr>
                <w:rFonts w:ascii="Calibri" w:cs="Calibri" w:eastAsia="Calibri" w:hAnsi="Calibri"/>
                <w:rtl w:val="0"/>
              </w:rPr>
              <w:t xml:space="preserve">UC-21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0">
            <w:pPr>
              <w:spacing w:after="40" w:lineRule="auto"/>
              <w:rPr>
                <w:rFonts w:ascii="Calibri" w:cs="Calibri" w:eastAsia="Calibri" w:hAnsi="Calibri"/>
              </w:rPr>
            </w:pPr>
            <w:r w:rsidDel="00000000" w:rsidR="00000000" w:rsidRPr="00000000">
              <w:rPr>
                <w:rFonts w:ascii="Calibri" w:cs="Calibri" w:eastAsia="Calibri" w:hAnsi="Calibri"/>
                <w:rtl w:val="0"/>
              </w:rPr>
              <w:t xml:space="preserve">View Interview Schedule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1">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2">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 Candidate to view own Interview schedule information.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3">
            <w:pPr>
              <w:spacing w:after="40" w:lineRule="auto"/>
              <w:rPr>
                <w:rFonts w:ascii="Calibri" w:cs="Calibri" w:eastAsia="Calibri" w:hAnsi="Calibri"/>
              </w:rPr>
            </w:pPr>
            <w:r w:rsidDel="00000000" w:rsidR="00000000" w:rsidRPr="00000000">
              <w:rPr>
                <w:rFonts w:ascii="Calibri" w:cs="Calibri" w:eastAsia="Calibri" w:hAnsi="Calibri"/>
                <w:rtl w:val="0"/>
              </w:rPr>
              <w:t xml:space="preserve">UC-22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4">
            <w:pPr>
              <w:spacing w:after="40" w:lineRule="auto"/>
              <w:rPr>
                <w:rFonts w:ascii="Calibri" w:cs="Calibri" w:eastAsia="Calibri" w:hAnsi="Calibri"/>
              </w:rPr>
            </w:pPr>
            <w:r w:rsidDel="00000000" w:rsidR="00000000" w:rsidRPr="00000000">
              <w:rPr>
                <w:rFonts w:ascii="Calibri" w:cs="Calibri" w:eastAsia="Calibri" w:hAnsi="Calibri"/>
                <w:rtl w:val="0"/>
              </w:rPr>
              <w:t xml:space="preserve">Record Interview 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5">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6">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the Client Company to record the Interview Result (PASS, FAIL or BACKUP), record a no-show, and decide on backup Candidates.</w:t>
            </w:r>
          </w:p>
        </w:tc>
      </w:tr>
    </w:tbl>
    <w:p w:rsidR="00000000" w:rsidDel="00000000" w:rsidP="00000000" w:rsidRDefault="00000000" w:rsidRPr="00000000" w14:paraId="00000117">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118">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Offer &amp; Placement</w:t>
      </w:r>
      <w:r w:rsidDel="00000000" w:rsidR="00000000" w:rsidRPr="00000000">
        <w:rPr>
          <w:rtl w:val="0"/>
        </w:rPr>
      </w:r>
    </w:p>
    <w:p w:rsidR="00000000" w:rsidDel="00000000" w:rsidP="00000000" w:rsidRDefault="00000000" w:rsidRPr="00000000" w14:paraId="00000119">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Table 2.2.2 h) Offer and Placement Use Cases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1895"/>
        <w:gridCol w:w="1805"/>
        <w:gridCol w:w="4514"/>
        <w:tblGridChange w:id="0">
          <w:tblGrid>
            <w:gridCol w:w="812"/>
            <w:gridCol w:w="1895"/>
            <w:gridCol w:w="1805"/>
            <w:gridCol w:w="451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1A">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1B">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1C">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1D">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 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E">
            <w:pPr>
              <w:spacing w:after="40" w:lineRule="auto"/>
              <w:rPr>
                <w:rFonts w:ascii="Calibri" w:cs="Calibri" w:eastAsia="Calibri" w:hAnsi="Calibri"/>
              </w:rPr>
            </w:pPr>
            <w:r w:rsidDel="00000000" w:rsidR="00000000" w:rsidRPr="00000000">
              <w:rPr>
                <w:rFonts w:ascii="Calibri" w:cs="Calibri" w:eastAsia="Calibri" w:hAnsi="Calibri"/>
                <w:rtl w:val="0"/>
              </w:rPr>
              <w:t xml:space="preserve">UC-23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F">
            <w:pPr>
              <w:spacing w:after="40" w:lineRule="auto"/>
              <w:rPr>
                <w:rFonts w:ascii="Calibri" w:cs="Calibri" w:eastAsia="Calibri" w:hAnsi="Calibri"/>
              </w:rPr>
            </w:pPr>
            <w:r w:rsidDel="00000000" w:rsidR="00000000" w:rsidRPr="00000000">
              <w:rPr>
                <w:rFonts w:ascii="Calibri" w:cs="Calibri" w:eastAsia="Calibri" w:hAnsi="Calibri"/>
                <w:rtl w:val="0"/>
              </w:rPr>
              <w:t xml:space="preserve">Manage Offer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0">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1">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the Client Company to create an Offer draft, update it, send it to the Candidate and withdraw it with a reason.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2">
            <w:pPr>
              <w:spacing w:after="40" w:lineRule="auto"/>
              <w:rPr>
                <w:rFonts w:ascii="Calibri" w:cs="Calibri" w:eastAsia="Calibri" w:hAnsi="Calibri"/>
              </w:rPr>
            </w:pPr>
            <w:r w:rsidDel="00000000" w:rsidR="00000000" w:rsidRPr="00000000">
              <w:rPr>
                <w:rFonts w:ascii="Calibri" w:cs="Calibri" w:eastAsia="Calibri" w:hAnsi="Calibri"/>
                <w:rtl w:val="0"/>
              </w:rPr>
              <w:t xml:space="preserve">UC-24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3">
            <w:pPr>
              <w:spacing w:after="40" w:lineRule="auto"/>
              <w:rPr>
                <w:rFonts w:ascii="Calibri" w:cs="Calibri" w:eastAsia="Calibri" w:hAnsi="Calibri"/>
              </w:rPr>
            </w:pPr>
            <w:r w:rsidDel="00000000" w:rsidR="00000000" w:rsidRPr="00000000">
              <w:rPr>
                <w:rFonts w:ascii="Calibri" w:cs="Calibri" w:eastAsia="Calibri" w:hAnsi="Calibri"/>
                <w:rtl w:val="0"/>
              </w:rPr>
              <w:t xml:space="preserve">Respond to Offer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4">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5">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 Candidate to view an Offer and accept or decline it.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6">
            <w:pPr>
              <w:spacing w:after="40" w:lineRule="auto"/>
              <w:rPr>
                <w:rFonts w:ascii="Calibri" w:cs="Calibri" w:eastAsia="Calibri" w:hAnsi="Calibri"/>
              </w:rPr>
            </w:pPr>
            <w:r w:rsidDel="00000000" w:rsidR="00000000" w:rsidRPr="00000000">
              <w:rPr>
                <w:rFonts w:ascii="Calibri" w:cs="Calibri" w:eastAsia="Calibri" w:hAnsi="Calibri"/>
                <w:rtl w:val="0"/>
              </w:rPr>
              <w:t xml:space="preserve">UC-25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7">
            <w:pPr>
              <w:spacing w:after="40" w:lineRule="auto"/>
              <w:rPr>
                <w:rFonts w:ascii="Calibri" w:cs="Calibri" w:eastAsia="Calibri" w:hAnsi="Calibri"/>
              </w:rPr>
            </w:pPr>
            <w:r w:rsidDel="00000000" w:rsidR="00000000" w:rsidRPr="00000000">
              <w:rPr>
                <w:rFonts w:ascii="Calibri" w:cs="Calibri" w:eastAsia="Calibri" w:hAnsi="Calibri"/>
                <w:rtl w:val="0"/>
              </w:rPr>
              <w:t xml:space="preserve">Confirm Start Work / Placement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8">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9">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the Client Company to confirm the planned start date and confirm that the Candidate actually started work, which records the Placement; or to mark the Candidate as not started with a reason.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A">
            <w:pPr>
              <w:spacing w:after="40" w:lineRule="auto"/>
              <w:rPr>
                <w:rFonts w:ascii="Calibri" w:cs="Calibri" w:eastAsia="Calibri" w:hAnsi="Calibri"/>
              </w:rPr>
            </w:pPr>
            <w:r w:rsidDel="00000000" w:rsidR="00000000" w:rsidRPr="00000000">
              <w:rPr>
                <w:rFonts w:ascii="Calibri" w:cs="Calibri" w:eastAsia="Calibri" w:hAnsi="Calibri"/>
                <w:rtl w:val="0"/>
              </w:rPr>
              <w:t xml:space="preserve">UC-41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B">
            <w:pPr>
              <w:spacing w:after="40" w:lineRule="auto"/>
              <w:rPr>
                <w:rFonts w:ascii="Calibri" w:cs="Calibri" w:eastAsia="Calibri" w:hAnsi="Calibri"/>
              </w:rPr>
            </w:pPr>
            <w:r w:rsidDel="00000000" w:rsidR="00000000" w:rsidRPr="00000000">
              <w:rPr>
                <w:rFonts w:ascii="Calibri" w:cs="Calibri" w:eastAsia="Calibri" w:hAnsi="Calibri"/>
                <w:rtl w:val="0"/>
              </w:rPr>
              <w:t xml:space="preserve">Reconcile Placement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C">
            <w:pPr>
              <w:spacing w:after="40" w:lineRule="auto"/>
              <w:rPr>
                <w:rFonts w:ascii="Calibri" w:cs="Calibri" w:eastAsia="Calibri" w:hAnsi="Calibri"/>
              </w:rPr>
            </w:pPr>
            <w:r w:rsidDel="00000000" w:rsidR="00000000" w:rsidRPr="00000000">
              <w:rPr>
                <w:rFonts w:ascii="Calibri" w:cs="Calibri" w:eastAsia="Calibri" w:hAnsi="Calibri"/>
                <w:rtl w:val="0"/>
              </w:rPr>
              <w:t xml:space="preserve">Internal HR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D">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Internal HR to verify a confirmed Placement, or a not-started result, with the Candidate or Affiliate before a Headhunt COD service fee is charged. [Planned]</w:t>
            </w:r>
          </w:p>
        </w:tc>
      </w:tr>
    </w:tbl>
    <w:p w:rsidR="00000000" w:rsidDel="00000000" w:rsidP="00000000" w:rsidRDefault="00000000" w:rsidRPr="00000000" w14:paraId="0000012E">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12F">
      <w:pPr>
        <w:spacing w:after="120" w:lineRule="auto"/>
        <w:rPr>
          <w:rFonts w:ascii="Calibri" w:cs="Calibri" w:eastAsia="Calibri" w:hAnsi="Calibri"/>
        </w:rPr>
      </w:pPr>
      <w:del w:id="9030" w:author="Lu (Claude)" w:date="2026-10-21T00:00:00Z">
        <w:r>
          <w:rPr>
            <w:rFonts w:ascii="Calibri" w:cs="Calibri" w:eastAsia="Calibri" w:hAnsi="Calibri"/>
            <w:sz w:val="22"/>
            <w:szCs w:val="22"/>
            <w:rtl w:val="0"/>
          </w:rPr>
          <w:delText xml:space="preserve">Probation &amp; Warranty</w:delText>
        </w:r>
      </w:del>
      <w:ins w:id="9031" w:author="Lu (Claude)" w:date="2026-10-21T00:00:00Z">
        <w:r>
          <w:rPr>
            <w:rFonts w:ascii="Calibri" w:cs="Calibri" w:eastAsia="Calibri" w:hAnsi="Calibri"/>
            <w:sz w:val="22"/>
            <w:szCs w:val="22"/>
            <w:rtl w:val="0"/>
          </w:rPr>
          <w:t xml:space="preserve">Warranty</w:t>
        </w:r>
      </w:ins>
      <w:r w:rsidDel="00000000" w:rsidR="00000000" w:rsidRPr="00000000">
        <w:rPr>
          <w:rtl w:val="0"/>
        </w:rPr>
      </w:r>
    </w:p>
    <w:p w:rsidR="00000000" w:rsidDel="00000000" w:rsidP="00000000" w:rsidRDefault="00000000" w:rsidRPr="00000000" w14:paraId="00000130">
      <w:pPr>
        <w:spacing w:after="100" w:before="80" w:lineRule="auto"/>
        <w:jc w:val="center"/>
        <w:rPr>
          <w:rFonts w:ascii="Calibri" w:cs="Calibri" w:eastAsia="Calibri" w:hAnsi="Calibri"/>
        </w:rPr>
      </w:pPr>
      <w:r>
        <w:rPr>
          <w:rFonts w:ascii="Calibri" w:cs="Calibri" w:eastAsia="Calibri" w:hAnsi="Calibri"/>
          <w:i w:val="1"/>
          <w:iCs w:val="1"/>
          <w:sz w:val="20"/>
          <w:szCs w:val="20"/>
          <w:rtl w:val="0"/>
        </w:rPr>
        <w:t xml:space="preserve">Table 2.2.2 i) </w:t>
      </w:r>
      <w:del w:id="9032" w:author="Lu (Claude)" w:date="2026-10-21T00:00:00Z">
        <w:r>
          <w:rPr>
            <w:rFonts w:ascii="Calibri" w:cs="Calibri" w:eastAsia="Calibri" w:hAnsi="Calibri"/>
            <w:i w:val="1"/>
            <w:iCs w:val="1"/>
            <w:sz w:val="20"/>
            <w:szCs w:val="20"/>
            <w:rtl w:val="0"/>
          </w:rPr>
          <w:delText xml:space="preserve">Probation and Warranty Use Cases</w:delText>
        </w:r>
      </w:del>
      <w:ins w:id="9033" w:author="Lu (Claude)" w:date="2026-10-21T00:00:00Z">
        <w:r>
          <w:rPr>
            <w:rFonts w:ascii="Calibri" w:cs="Calibri" w:eastAsia="Calibri" w:hAnsi="Calibri"/>
            <w:i w:val="1"/>
            <w:iCs w:val="1"/>
            <w:sz w:val="20"/>
            <w:szCs w:val="20"/>
            <w:rtl w:val="0"/>
          </w:rPr>
          <w:t xml:space="preserve">Warranty Use Cases</w:t>
        </w:r>
      </w:ins>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1895"/>
        <w:gridCol w:w="1805"/>
        <w:gridCol w:w="4514"/>
        <w:tblGridChange w:id="0">
          <w:tblGrid>
            <w:gridCol w:w="812"/>
            <w:gridCol w:w="1895"/>
            <w:gridCol w:w="1805"/>
            <w:gridCol w:w="451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31">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32">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33">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34">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 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5">
            <w:pPr>
              <w:spacing w:after="40" w:lineRule="auto"/>
              <w:rPr>
                <w:rFonts w:ascii="Calibri" w:cs="Calibri" w:eastAsia="Calibri" w:hAnsi="Calibri"/>
              </w:rPr>
            </w:pPr>
            <w:r w:rsidDel="00000000" w:rsidR="00000000" w:rsidRPr="00000000">
              <w:rPr>
                <w:rFonts w:ascii="Calibri" w:cs="Calibri" w:eastAsia="Calibri" w:hAnsi="Calibri"/>
                <w:rtl w:val="0"/>
              </w:rPr>
              <w:t xml:space="preserve">UC-26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6">
            <w:pPr>
              <w:spacing w:after="40" w:lineRule="auto"/>
              <w:rPr>
                <w:rFonts w:ascii="Calibri" w:cs="Calibri" w:eastAsia="Calibri" w:hAnsi="Calibri"/>
              </w:rPr>
            </w:pPr>
            <w:del w:id="9034" w:author="Lu (Claude)" w:date="2026-10-21T00:00:00Z">
              <w:r>
                <w:rPr>
                  <w:rFonts w:ascii="Calibri" w:cs="Calibri" w:eastAsia="Calibri" w:hAnsi="Calibri"/>
                  <w:rtl w:val="0"/>
                </w:rPr>
                <w:delText xml:space="preserve">Track Probation</w:delText>
              </w:r>
            </w:del>
            <w:ins w:id="9035" w:author="Lu (Claude)" w:date="2026-10-21T00:00:00Z">
              <w:r>
                <w:rPr>
                  <w:rFonts w:ascii="Calibri" w:cs="Calibri" w:eastAsia="Calibri" w:hAnsi="Calibri"/>
                  <w:rtl w:val="0"/>
                </w:rPr>
                <w:t xml:space="preserve">(Removed)</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7">
            <w:pPr>
              <w:spacing w:after="40" w:lineRule="auto"/>
              <w:rPr>
                <w:rFonts w:ascii="Calibri" w:cs="Calibri" w:eastAsia="Calibri" w:hAnsi="Calibri"/>
              </w:rPr>
            </w:pPr>
            <w:del w:id="9036" w:author="Lu (Claude)" w:date="2026-10-21T00:00:00Z">
              <w:r>
                <w:rPr>
                  <w:rFonts w:ascii="Calibri" w:cs="Calibri" w:eastAsia="Calibri" w:hAnsi="Calibri"/>
                  <w:rtl w:val="0"/>
                </w:rPr>
                <w:delText xml:space="preserve">Internal HR, Client Company User</w:delText>
              </w:r>
            </w:del>
            <w:ins w:id="9037"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8">
            <w:pPr>
              <w:spacing w:after="40" w:lineRule="auto"/>
              <w:rPr>
                <w:rFonts w:ascii="Calibri" w:cs="Calibri" w:eastAsia="Calibri" w:hAnsi="Calibri"/>
              </w:rPr>
            </w:pPr>
            <w:del w:id="9038" w:author="Lu (Claude)" w:date="2026-10-21T00:00:00Z">
              <w:r>
                <w:rPr>
                  <w:rFonts w:ascii="Calibri" w:cs="Calibri" w:eastAsia="Calibri" w:hAnsi="Calibri"/>
                  <w:rtl w:val="0"/>
                </w:rPr>
                <w:delText xml:space="preserve">Allows authorized users to record Candidate probation information after Placement. Probation is tracked for information only and is not a Commission milestone. [Planned]</w:delText>
              </w:r>
            </w:del>
            <w:ins w:id="9039" w:author="Lu (Claude)" w:date="2026-10-21T00:00:00Z">
              <w:r>
                <w:rPr>
                  <w:rFonts w:ascii="Calibri" w:cs="Calibri" w:eastAsia="Calibri" w:hAnsi="Calibri"/>
                  <w:rtl w:val="0"/>
                </w:rPr>
                <w:t xml:space="preserve">Probation tracking is out of scope (team decision of 17/10/2026). Commission depends only on the Warranty.</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9">
            <w:pPr>
              <w:spacing w:after="40" w:lineRule="auto"/>
              <w:rPr>
                <w:rFonts w:ascii="Calibri" w:cs="Calibri" w:eastAsia="Calibri" w:hAnsi="Calibri"/>
              </w:rPr>
            </w:pPr>
            <w:r w:rsidDel="00000000" w:rsidR="00000000" w:rsidRPr="00000000">
              <w:rPr>
                <w:rFonts w:ascii="Calibri" w:cs="Calibri" w:eastAsia="Calibri" w:hAnsi="Calibri"/>
                <w:rtl w:val="0"/>
              </w:rPr>
              <w:t xml:space="preserve">UC-27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A">
            <w:pPr>
              <w:spacing w:after="40" w:lineRule="auto"/>
              <w:rPr>
                <w:rFonts w:ascii="Calibri" w:cs="Calibri" w:eastAsia="Calibri" w:hAnsi="Calibri"/>
              </w:rPr>
            </w:pPr>
            <w:r w:rsidDel="00000000" w:rsidR="00000000" w:rsidRPr="00000000">
              <w:rPr>
                <w:rFonts w:ascii="Calibri" w:cs="Calibri" w:eastAsia="Calibri" w:hAnsi="Calibri"/>
                <w:rtl w:val="0"/>
              </w:rPr>
              <w:t xml:space="preserve">Track Warranty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B">
            <w:pPr>
              <w:spacing w:after="40" w:lineRule="auto"/>
              <w:rPr>
                <w:rFonts w:ascii="Calibri" w:cs="Calibri" w:eastAsia="Calibri" w:hAnsi="Calibri"/>
              </w:rPr>
            </w:pPr>
            <w:r w:rsidDel="00000000" w:rsidR="00000000" w:rsidRPr="00000000">
              <w:rPr>
                <w:rFonts w:ascii="Calibri" w:cs="Calibri" w:eastAsia="Calibri" w:hAnsi="Calibri"/>
                <w:rtl w:val="0"/>
              </w:rPr>
              <w:t xml:space="preserve">Internal HR, Client Company 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C">
            <w:pPr>
              <w:spacing w:after="40" w:lineRule="auto"/>
              <w:rPr>
                <w:rFonts w:ascii="Calibri" w:cs="Calibri" w:eastAsia="Calibri" w:hAnsi="Calibri"/>
              </w:rPr>
            </w:pPr>
            <w:del w:id="9040" w:author="Lu (Claude)" w:date="2026-10-21T00:00:00Z">
              <w:r>
                <w:rPr>
                  <w:rFonts w:ascii="Calibri" w:cs="Calibri" w:eastAsia="Calibri" w:hAnsi="Calibri"/>
                  <w:rtl w:val="0"/>
                </w:rPr>
                <w:delText xml:space="preserve">Allows the Client Company to report that a placed Candidate left during the warranty period and Internal HR to verify the leave date. [Planned]</w:delText>
              </w:r>
            </w:del>
            <w:ins w:id="9041" w:author="Lu (Claude)" w:date="2026-10-21T00:00:00Z">
              <w:r>
                <w:rPr>
                  <w:rFonts w:ascii="Calibri" w:cs="Calibri" w:eastAsia="Calibri" w:hAnsi="Calibri"/>
                  <w:rtl w:val="0"/>
                </w:rPr>
                <w:t xml:space="preserve">Allows the Client Company to report that a placed Candidate left during the warranty period, Internal HR to confirm or dismiss the report, and the Client to fill the replacement slot opened by a confirmed resignation.</w:t>
              </w:r>
            </w:ins>
          </w:p>
        </w:tc>
      </w:tr>
    </w:tbl>
    <w:p w:rsidR="00000000" w:rsidDel="00000000" w:rsidP="00000000" w:rsidRDefault="00000000" w:rsidRPr="00000000" w14:paraId="0000013D">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13E">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Affiliate Management</w:t>
      </w:r>
      <w:r w:rsidDel="00000000" w:rsidR="00000000" w:rsidRPr="00000000">
        <w:rPr>
          <w:rtl w:val="0"/>
        </w:rPr>
      </w:r>
    </w:p>
    <w:p w:rsidR="00000000" w:rsidDel="00000000" w:rsidP="00000000" w:rsidRDefault="00000000" w:rsidRPr="00000000" w14:paraId="0000013F">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Table 2.2.2 k) Affiliate Management Use Cases</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1895"/>
        <w:gridCol w:w="1805"/>
        <w:gridCol w:w="4514"/>
        <w:tblGridChange w:id="0">
          <w:tblGrid>
            <w:gridCol w:w="812"/>
            <w:gridCol w:w="1895"/>
            <w:gridCol w:w="1805"/>
            <w:gridCol w:w="451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40">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41">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42">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43">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 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4">
            <w:pPr>
              <w:spacing w:after="40" w:lineRule="auto"/>
              <w:rPr>
                <w:rFonts w:ascii="Calibri" w:cs="Calibri" w:eastAsia="Calibri" w:hAnsi="Calibri"/>
              </w:rPr>
            </w:pPr>
            <w:r w:rsidDel="00000000" w:rsidR="00000000" w:rsidRPr="00000000">
              <w:rPr>
                <w:rFonts w:ascii="Calibri" w:cs="Calibri" w:eastAsia="Calibri" w:hAnsi="Calibri"/>
                <w:rtl w:val="0"/>
              </w:rPr>
              <w:t xml:space="preserve">UC-28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5">
            <w:pPr>
              <w:spacing w:after="40" w:lineRule="auto"/>
              <w:rPr>
                <w:rFonts w:ascii="Calibri" w:cs="Calibri" w:eastAsia="Calibri" w:hAnsi="Calibri"/>
              </w:rPr>
            </w:pPr>
            <w:r w:rsidDel="00000000" w:rsidR="00000000" w:rsidRPr="00000000">
              <w:rPr>
                <w:rFonts w:ascii="Calibri" w:cs="Calibri" w:eastAsia="Calibri" w:hAnsi="Calibri"/>
                <w:rtl w:val="0"/>
              </w:rPr>
              <w:t xml:space="preserve">Manage Affiliate Profile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6">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7">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an Affiliate to view and update the Affiliate profile and bank account information.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8">
            <w:pPr>
              <w:spacing w:after="40" w:lineRule="auto"/>
              <w:rPr>
                <w:rFonts w:ascii="Calibri" w:cs="Calibri" w:eastAsia="Calibri" w:hAnsi="Calibri"/>
              </w:rPr>
            </w:pPr>
            <w:r w:rsidDel="00000000" w:rsidR="00000000" w:rsidRPr="00000000">
              <w:rPr>
                <w:rFonts w:ascii="Calibri" w:cs="Calibri" w:eastAsia="Calibri" w:hAnsi="Calibri"/>
                <w:rtl w:val="0"/>
              </w:rPr>
              <w:t xml:space="preserve">UC-39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9">
            <w:pPr>
              <w:spacing w:after="40" w:lineRule="auto"/>
              <w:rPr>
                <w:rFonts w:ascii="Calibri" w:cs="Calibri" w:eastAsia="Calibri" w:hAnsi="Calibri"/>
              </w:rPr>
            </w:pPr>
            <w:r w:rsidDel="00000000" w:rsidR="00000000" w:rsidRPr="00000000">
              <w:rPr>
                <w:rFonts w:ascii="Calibri" w:cs="Calibri" w:eastAsia="Calibri" w:hAnsi="Calibri"/>
                <w:rtl w:val="0"/>
              </w:rPr>
              <w:t xml:space="preserve">Review Affiliate Application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A">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B">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Platform Admin to approve or reject an Affiliate registration.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C">
            <w:pPr>
              <w:spacing w:after="40" w:lineRule="auto"/>
              <w:rPr>
                <w:rFonts w:ascii="Calibri" w:cs="Calibri" w:eastAsia="Calibri" w:hAnsi="Calibri"/>
              </w:rPr>
            </w:pPr>
            <w:r w:rsidDel="00000000" w:rsidR="00000000" w:rsidRPr="00000000">
              <w:rPr>
                <w:rFonts w:ascii="Calibri" w:cs="Calibri" w:eastAsia="Calibri" w:hAnsi="Calibri"/>
                <w:rtl w:val="0"/>
              </w:rPr>
              <w:t xml:space="preserve">UC-29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D">
            <w:pPr>
              <w:spacing w:after="40" w:lineRule="auto"/>
              <w:rPr>
                <w:rFonts w:ascii="Calibri" w:cs="Calibri" w:eastAsia="Calibri" w:hAnsi="Calibri"/>
              </w:rPr>
            </w:pPr>
            <w:r w:rsidDel="00000000" w:rsidR="00000000" w:rsidRPr="00000000">
              <w:rPr>
                <w:rFonts w:ascii="Calibri" w:cs="Calibri" w:eastAsia="Calibri" w:hAnsi="Calibri"/>
                <w:rtl w:val="0"/>
              </w:rPr>
              <w:t xml:space="preserve">Track Own Submission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E">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F">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an Affiliate to view own Submissions, resend a consent request, and follow high-level recruitment progress.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0">
            <w:pPr>
              <w:spacing w:after="40" w:lineRule="auto"/>
              <w:rPr>
                <w:rFonts w:ascii="Calibri" w:cs="Calibri" w:eastAsia="Calibri" w:hAnsi="Calibri"/>
              </w:rPr>
            </w:pPr>
            <w:r w:rsidDel="00000000" w:rsidR="00000000" w:rsidRPr="00000000">
              <w:rPr>
                <w:rFonts w:ascii="Calibri" w:cs="Calibri" w:eastAsia="Calibri" w:hAnsi="Calibri"/>
                <w:rtl w:val="0"/>
              </w:rPr>
              <w:t xml:space="preserve">UC-30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1">
            <w:pPr>
              <w:spacing w:after="40" w:lineRule="auto"/>
              <w:rPr>
                <w:rFonts w:ascii="Calibri" w:cs="Calibri" w:eastAsia="Calibri" w:hAnsi="Calibri"/>
              </w:rPr>
            </w:pPr>
            <w:r w:rsidDel="00000000" w:rsidR="00000000" w:rsidRPr="00000000">
              <w:rPr>
                <w:rFonts w:ascii="Calibri" w:cs="Calibri" w:eastAsia="Calibri" w:hAnsi="Calibri"/>
                <w:rtl w:val="0"/>
              </w:rPr>
              <w:t xml:space="preserve">View Affiliate Performance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2">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3">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an Affiliate to view own performance, including submission-to-hire conversion.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4">
            <w:pPr>
              <w:spacing w:after="40" w:lineRule="auto"/>
              <w:rPr>
                <w:rFonts w:ascii="Calibri" w:cs="Calibri" w:eastAsia="Calibri" w:hAnsi="Calibri"/>
              </w:rPr>
            </w:pPr>
            <w:r w:rsidDel="00000000" w:rsidR="00000000" w:rsidRPr="00000000">
              <w:rPr>
                <w:rFonts w:ascii="Calibri" w:cs="Calibri" w:eastAsia="Calibri" w:hAnsi="Calibri"/>
                <w:rtl w:val="0"/>
              </w:rPr>
              <w:t xml:space="preserve">UC-31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5">
            <w:pPr>
              <w:spacing w:after="40" w:lineRule="auto"/>
              <w:rPr>
                <w:rFonts w:ascii="Calibri" w:cs="Calibri" w:eastAsia="Calibri" w:hAnsi="Calibri"/>
              </w:rPr>
            </w:pPr>
            <w:r w:rsidDel="00000000" w:rsidR="00000000" w:rsidRPr="00000000">
              <w:rPr>
                <w:rFonts w:ascii="Calibri" w:cs="Calibri" w:eastAsia="Calibri" w:hAnsi="Calibri"/>
                <w:rtl w:val="0"/>
              </w:rPr>
              <w:t xml:space="preserve">View Commission &amp; Payout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6">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7">
            <w:pPr>
              <w:spacing w:after="40" w:lineRule="auto"/>
              <w:rPr>
                <w:rFonts w:ascii="Calibri" w:cs="Calibri" w:eastAsia="Calibri" w:hAnsi="Calibri"/>
              </w:rPr>
            </w:pPr>
            <w:del w:id="9042" w:author="Lu (Claude)" w:date="2026-10-21T00:00:00Z">
              <w:r>
                <w:rPr>
                  <w:rFonts w:ascii="Calibri" w:cs="Calibri" w:eastAsia="Calibri" w:hAnsi="Calibri"/>
                  <w:rtl w:val="0"/>
                </w:rPr>
                <w:delText xml:space="preserve">Allows an Affiliate to view Commission and Payout history for own valid Attribution records. [Planned]</w:delText>
              </w:r>
            </w:del>
            <w:ins w:id="9043" w:author="Lu (Claude)" w:date="2026-10-21T00:00:00Z">
              <w:r>
                <w:rPr>
                  <w:rFonts w:ascii="Calibri" w:cs="Calibri" w:eastAsia="Calibri" w:hAnsi="Calibri"/>
                  <w:rtl w:val="0"/>
                </w:rPr>
                <w:t xml:space="preserve">Allows an Affiliate to view Commission and Payout history for own valid Attribution records, with the progress of each Commission.</w:t>
              </w:r>
            </w:ins>
          </w:p>
        </w:tc>
      </w:tr>
    </w:tbl>
    <w:p w:rsidR="00000000" w:rsidDel="00000000" w:rsidP="00000000" w:rsidRDefault="00000000" w:rsidRPr="00000000" w14:paraId="00000158">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9">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Service Fee, Commission &amp; Payout</w:t>
      </w:r>
      <w:r w:rsidDel="00000000" w:rsidR="00000000" w:rsidRPr="00000000">
        <w:rPr>
          <w:rtl w:val="0"/>
        </w:rPr>
      </w:r>
    </w:p>
    <w:p w:rsidR="00000000" w:rsidDel="00000000" w:rsidP="00000000" w:rsidRDefault="00000000" w:rsidRPr="00000000" w14:paraId="0000015A">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Table 2.2.2 l) Service Fee, Commission and Payout Use Cases</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1895"/>
        <w:gridCol w:w="1805"/>
        <w:gridCol w:w="4514"/>
        <w:tblGridChange w:id="0">
          <w:tblGrid>
            <w:gridCol w:w="812"/>
            <w:gridCol w:w="1895"/>
            <w:gridCol w:w="1805"/>
            <w:gridCol w:w="451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5B">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5C">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5D">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5E">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 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F">
            <w:pPr>
              <w:spacing w:after="40" w:lineRule="auto"/>
              <w:rPr>
                <w:rFonts w:ascii="Calibri" w:cs="Calibri" w:eastAsia="Calibri" w:hAnsi="Calibri"/>
              </w:rPr>
            </w:pPr>
            <w:r w:rsidDel="00000000" w:rsidR="00000000" w:rsidRPr="00000000">
              <w:rPr>
                <w:rFonts w:ascii="Calibri" w:cs="Calibri" w:eastAsia="Calibri" w:hAnsi="Calibri"/>
                <w:rtl w:val="0"/>
              </w:rPr>
              <w:t xml:space="preserve">UC-43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0">
            <w:pPr>
              <w:spacing w:after="40" w:lineRule="auto"/>
              <w:rPr>
                <w:rFonts w:ascii="Calibri" w:cs="Calibri" w:eastAsia="Calibri" w:hAnsi="Calibri"/>
              </w:rPr>
            </w:pPr>
            <w:r w:rsidDel="00000000" w:rsidR="00000000" w:rsidRPr="00000000">
              <w:rPr>
                <w:rFonts w:ascii="Calibri" w:cs="Calibri" w:eastAsia="Calibri" w:hAnsi="Calibri"/>
                <w:rtl w:val="0"/>
              </w:rPr>
              <w:t xml:space="preserve">Record Service Fee Payment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1">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2">
            <w:pPr>
              <w:spacing w:after="40" w:lineRule="auto"/>
              <w:rPr>
                <w:rFonts w:ascii="Calibri" w:cs="Calibri" w:eastAsia="Calibri" w:hAnsi="Calibri"/>
              </w:rPr>
            </w:pPr>
            <w:del w:id="9044" w:author="Lu (Claude)" w:date="2026-10-21T00:00:00Z">
              <w:r>
                <w:rPr>
                  <w:rFonts w:ascii="Calibri" w:cs="Calibri" w:eastAsia="Calibri" w:hAnsi="Calibri"/>
                  <w:rtl w:val="0"/>
                </w:rPr>
                <w:delText xml:space="preserve">Allows Platform Admin to record that a Client Company has paid a service fee, after reconciling the bank statement. [Planned]</w:delText>
              </w:r>
            </w:del>
            <w:ins w:id="9045" w:author="Lu (Claude)" w:date="2026-10-21T00:00:00Z">
              <w:r>
                <w:rPr>
                  <w:rFonts w:ascii="Calibri" w:cs="Calibri" w:eastAsia="Calibri" w:hAnsi="Calibri"/>
                  <w:rtl w:val="0"/>
                </w:rPr>
                <w:t xml:space="preserve">Allows Platform Admin to record that a Client Company has paid a posting fee, service fee or CV Sourcing deposit, with a payment reference, after reconciling the bank statement.</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3">
            <w:pPr>
              <w:spacing w:after="40" w:lineRule="auto"/>
              <w:rPr>
                <w:rFonts w:ascii="Calibri" w:cs="Calibri" w:eastAsia="Calibri" w:hAnsi="Calibri"/>
              </w:rPr>
            </w:pPr>
            <w:r w:rsidDel="00000000" w:rsidR="00000000" w:rsidRPr="00000000">
              <w:rPr>
                <w:rFonts w:ascii="Calibri" w:cs="Calibri" w:eastAsia="Calibri" w:hAnsi="Calibri"/>
                <w:rtl w:val="0"/>
              </w:rPr>
              <w:t xml:space="preserve">UC-32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4">
            <w:pPr>
              <w:spacing w:after="40" w:lineRule="auto"/>
              <w:rPr>
                <w:rFonts w:ascii="Calibri" w:cs="Calibri" w:eastAsia="Calibri" w:hAnsi="Calibri"/>
              </w:rPr>
            </w:pPr>
            <w:r w:rsidDel="00000000" w:rsidR="00000000" w:rsidRPr="00000000">
              <w:rPr>
                <w:rFonts w:ascii="Calibri" w:cs="Calibri" w:eastAsia="Calibri" w:hAnsi="Calibri"/>
                <w:rtl w:val="0"/>
              </w:rPr>
              <w:t xml:space="preserve">Manage Commission / Payout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5">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6">
            <w:pPr>
              <w:spacing w:after="40" w:lineRule="auto"/>
              <w:rPr>
                <w:rFonts w:ascii="Calibri" w:cs="Calibri" w:eastAsia="Calibri" w:hAnsi="Calibri"/>
              </w:rPr>
            </w:pPr>
            <w:del w:id="9046" w:author="Lu (Claude)" w:date="2026-10-21T00:00:00Z">
              <w:r>
                <w:rPr>
                  <w:rFonts w:ascii="Calibri" w:cs="Calibri" w:eastAsia="Calibri" w:hAnsi="Calibri"/>
                  <w:rtl w:val="0"/>
                </w:rPr>
                <w:delText xml:space="preserve">Allows Platform Admin to review and approve earned Commission, hold it when a dispute exists, and record Payout information. [Planned]</w:delText>
              </w:r>
            </w:del>
            <w:ins w:id="9047" w:author="Lu (Claude)" w:date="2026-10-21T00:00:00Z">
              <w:r>
                <w:rPr>
                  <w:rFonts w:ascii="Calibri" w:cs="Calibri" w:eastAsia="Calibri" w:hAnsi="Calibri"/>
                  <w:rtl w:val="0"/>
                </w:rPr>
                <w:t xml:space="preserve">Allows Platform Admin to review and approve earned Commission, hold, adjust or cancel it with a reason, and record successful or failed Payouts.</w:t>
              </w:r>
            </w:ins>
          </w:p>
        </w:tc>
      </w:tr>
    </w:tbl>
    <w:p w:rsidR="00000000" w:rsidDel="00000000" w:rsidP="00000000" w:rsidRDefault="00000000" w:rsidRPr="00000000" w14:paraId="00000167">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8">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Administration</w:t>
      </w:r>
      <w:r w:rsidDel="00000000" w:rsidR="00000000" w:rsidRPr="00000000">
        <w:rPr>
          <w:rtl w:val="0"/>
        </w:rPr>
      </w:r>
    </w:p>
    <w:p w:rsidR="00000000" w:rsidDel="00000000" w:rsidP="00000000" w:rsidRDefault="00000000" w:rsidRPr="00000000" w14:paraId="00000169">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Table 2.2.2 m) Administration Use Cases</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1895"/>
        <w:gridCol w:w="1805"/>
        <w:gridCol w:w="4514"/>
        <w:tblGridChange w:id="0">
          <w:tblGrid>
            <w:gridCol w:w="812"/>
            <w:gridCol w:w="1895"/>
            <w:gridCol w:w="1805"/>
            <w:gridCol w:w="451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6A">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6B">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6C">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6D">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 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E">
            <w:pPr>
              <w:spacing w:after="40" w:lineRule="auto"/>
              <w:rPr>
                <w:rFonts w:ascii="Calibri" w:cs="Calibri" w:eastAsia="Calibri" w:hAnsi="Calibri"/>
              </w:rPr>
            </w:pPr>
            <w:r w:rsidDel="00000000" w:rsidR="00000000" w:rsidRPr="00000000">
              <w:rPr>
                <w:rFonts w:ascii="Calibri" w:cs="Calibri" w:eastAsia="Calibri" w:hAnsi="Calibri"/>
                <w:rtl w:val="0"/>
              </w:rPr>
              <w:t xml:space="preserve">UC-33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F">
            <w:pPr>
              <w:spacing w:after="40" w:lineRule="auto"/>
              <w:rPr>
                <w:rFonts w:ascii="Calibri" w:cs="Calibri" w:eastAsia="Calibri" w:hAnsi="Calibri"/>
              </w:rPr>
            </w:pPr>
            <w:r w:rsidDel="00000000" w:rsidR="00000000" w:rsidRPr="00000000">
              <w:rPr>
                <w:rFonts w:ascii="Calibri" w:cs="Calibri" w:eastAsia="Calibri" w:hAnsi="Calibri"/>
                <w:rtl w:val="0"/>
              </w:rPr>
              <w:t xml:space="preserve">Manage Users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0">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1">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Platform Admin to view user accounts, suspend or reactivate an account, and unlock a locked login.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2">
            <w:pPr>
              <w:spacing w:after="40" w:lineRule="auto"/>
              <w:rPr>
                <w:rFonts w:ascii="Calibri" w:cs="Calibri" w:eastAsia="Calibri" w:hAnsi="Calibri"/>
              </w:rPr>
            </w:pPr>
            <w:r w:rsidDel="00000000" w:rsidR="00000000" w:rsidRPr="00000000">
              <w:rPr>
                <w:rFonts w:ascii="Calibri" w:cs="Calibri" w:eastAsia="Calibri" w:hAnsi="Calibri"/>
                <w:rtl w:val="0"/>
              </w:rPr>
              <w:t xml:space="preserve">UC-34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3">
            <w:pPr>
              <w:spacing w:after="40" w:lineRule="auto"/>
              <w:rPr>
                <w:rFonts w:ascii="Calibri" w:cs="Calibri" w:eastAsia="Calibri" w:hAnsi="Calibri"/>
              </w:rPr>
            </w:pPr>
            <w:r w:rsidDel="00000000" w:rsidR="00000000" w:rsidRPr="00000000">
              <w:rPr>
                <w:rFonts w:ascii="Calibri" w:cs="Calibri" w:eastAsia="Calibri" w:hAnsi="Calibri"/>
                <w:rtl w:val="0"/>
              </w:rPr>
              <w:t xml:space="preserve">Manage Roles &amp; Permissions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4">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5">
            <w:pPr>
              <w:spacing w:after="40" w:lineRule="auto"/>
              <w:rPr>
                <w:rFonts w:ascii="Calibri" w:cs="Calibri" w:eastAsia="Calibri" w:hAnsi="Calibri"/>
              </w:rPr>
            </w:pPr>
            <w:del w:id="9048" w:author="Lu (Claude)" w:date="2026-10-21T00:00:00Z">
              <w:r>
                <w:rPr>
                  <w:rFonts w:ascii="Calibri" w:cs="Calibri" w:eastAsia="Calibri" w:hAnsi="Calibri"/>
                  <w:rtl w:val="0"/>
                </w:rPr>
                <w:delText xml:space="preserve">Allows Platform Admin to view Roles and system-defined Permissions and adjust Role-Permission assignment. [Planned; Roles and Permissions are seeded in release 1.0]</w:delText>
              </w:r>
            </w:del>
            <w:ins w:id="9049" w:author="Lu (Claude)" w:date="2026-10-21T00:00:00Z">
              <w:r>
                <w:rPr>
                  <w:rFonts w:ascii="Calibri" w:cs="Calibri" w:eastAsia="Calibri" w:hAnsi="Calibri"/>
                  <w:rtl w:val="0"/>
                </w:rPr>
                <w:t xml:space="preserve">Allows Platform Admin to view Roles and system-defined Permissions, adjust Role-Permission assignment and assign Roles to users.</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6">
            <w:pPr>
              <w:spacing w:after="40" w:lineRule="auto"/>
              <w:rPr>
                <w:rFonts w:ascii="Calibri" w:cs="Calibri" w:eastAsia="Calibri" w:hAnsi="Calibri"/>
              </w:rPr>
            </w:pPr>
            <w:r w:rsidDel="00000000" w:rsidR="00000000" w:rsidRPr="00000000">
              <w:rPr>
                <w:rFonts w:ascii="Calibri" w:cs="Calibri" w:eastAsia="Calibri" w:hAnsi="Calibri"/>
                <w:rtl w:val="0"/>
              </w:rPr>
              <w:t xml:space="preserve">UC-35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7">
            <w:pPr>
              <w:spacing w:after="40" w:lineRule="auto"/>
              <w:rPr>
                <w:rFonts w:ascii="Calibri" w:cs="Calibri" w:eastAsia="Calibri" w:hAnsi="Calibri"/>
              </w:rPr>
            </w:pPr>
            <w:r w:rsidDel="00000000" w:rsidR="00000000" w:rsidRPr="00000000">
              <w:rPr>
                <w:rFonts w:ascii="Calibri" w:cs="Calibri" w:eastAsia="Calibri" w:hAnsi="Calibri"/>
                <w:rtl w:val="0"/>
              </w:rPr>
              <w:t xml:space="preserve">Manage System Configuration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8">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9">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Platform Admin to maintain Service Types, the Roles allowed to submit per Service Type, Commission Rules and Commission Milestones.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A">
            <w:pPr>
              <w:spacing w:after="40" w:lineRule="auto"/>
              <w:rPr>
                <w:rFonts w:ascii="Calibri" w:cs="Calibri" w:eastAsia="Calibri" w:hAnsi="Calibri"/>
              </w:rPr>
            </w:pPr>
            <w:r w:rsidDel="00000000" w:rsidR="00000000" w:rsidRPr="00000000">
              <w:rPr>
                <w:rFonts w:ascii="Calibri" w:cs="Calibri" w:eastAsia="Calibri" w:hAnsi="Calibri"/>
                <w:rtl w:val="0"/>
              </w:rPr>
              <w:t xml:space="preserve">UC-42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B">
            <w:pPr>
              <w:spacing w:after="40" w:lineRule="auto"/>
              <w:rPr>
                <w:rFonts w:ascii="Calibri" w:cs="Calibri" w:eastAsia="Calibri" w:hAnsi="Calibri"/>
              </w:rPr>
            </w:pPr>
            <w:r w:rsidDel="00000000" w:rsidR="00000000" w:rsidRPr="00000000">
              <w:rPr>
                <w:rFonts w:ascii="Calibri" w:cs="Calibri" w:eastAsia="Calibri" w:hAnsi="Calibri"/>
                <w:rtl w:val="0"/>
              </w:rPr>
              <w:t xml:space="preserve">View Audit Log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C">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D">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Platform Admin to search and view audit records of security-sensitive and business-sensitive actions.</w:t>
            </w:r>
          </w:p>
        </w:tc>
      </w:tr>
    </w:tbl>
    <w:p w:rsidR="00000000" w:rsidDel="00000000" w:rsidP="00000000" w:rsidRDefault="00000000" w:rsidRPr="00000000" w14:paraId="0000017E">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17F">
      <w:pPr>
        <w:spacing w:after="120" w:lineRule="auto"/>
        <w:rPr>
          <w:rFonts w:ascii="Calibri" w:cs="Calibri" w:eastAsia="Calibri" w:hAnsi="Calibri"/>
        </w:rPr>
      </w:pPr>
      <w:r w:rsidDel="00000000" w:rsidR="00000000" w:rsidRPr="00000000">
        <w:rPr>
          <w:rFonts w:ascii="Calibri" w:cs="Calibri" w:eastAsia="Calibri" w:hAnsi="Calibri"/>
          <w:sz w:val="22"/>
          <w:szCs w:val="22"/>
          <w:rtl w:val="0"/>
        </w:rPr>
        <w:t xml:space="preserve">Reporting</w:t>
      </w:r>
      <w:r w:rsidDel="00000000" w:rsidR="00000000" w:rsidRPr="00000000">
        <w:rPr>
          <w:rtl w:val="0"/>
        </w:rPr>
      </w:r>
    </w:p>
    <w:p w:rsidR="00000000" w:rsidDel="00000000" w:rsidP="00000000" w:rsidRDefault="00000000" w:rsidRPr="00000000" w14:paraId="00000180">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Table 2.2.2 n) Reporting Use Cases</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1895"/>
        <w:gridCol w:w="1805"/>
        <w:gridCol w:w="4514"/>
        <w:tblGridChange w:id="0">
          <w:tblGrid>
            <w:gridCol w:w="812"/>
            <w:gridCol w:w="1895"/>
            <w:gridCol w:w="1805"/>
            <w:gridCol w:w="451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81">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82">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83">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84">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Use Case 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5">
            <w:pPr>
              <w:spacing w:after="40" w:lineRule="auto"/>
              <w:rPr>
                <w:rFonts w:ascii="Calibri" w:cs="Calibri" w:eastAsia="Calibri" w:hAnsi="Calibri"/>
              </w:rPr>
            </w:pPr>
            <w:r w:rsidDel="00000000" w:rsidR="00000000" w:rsidRPr="00000000">
              <w:rPr>
                <w:rFonts w:ascii="Calibri" w:cs="Calibri" w:eastAsia="Calibri" w:hAnsi="Calibri"/>
                <w:rtl w:val="0"/>
              </w:rPr>
              <w:t xml:space="preserve">UC-36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6">
            <w:pPr>
              <w:spacing w:after="40" w:lineRule="auto"/>
              <w:rPr>
                <w:rFonts w:ascii="Calibri" w:cs="Calibri" w:eastAsia="Calibri" w:hAnsi="Calibri"/>
              </w:rPr>
            </w:pPr>
            <w:r w:rsidDel="00000000" w:rsidR="00000000" w:rsidRPr="00000000">
              <w:rPr>
                <w:rFonts w:ascii="Calibri" w:cs="Calibri" w:eastAsia="Calibri" w:hAnsi="Calibri"/>
                <w:rtl w:val="0"/>
              </w:rPr>
              <w:t xml:space="preserve">View Reports /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7">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 Internal HR, Client Company 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8">
            <w:pPr>
              <w:spacing w:after="40" w:lineRule="auto"/>
              <w:rPr>
                <w:rFonts w:ascii="Calibri" w:cs="Calibri" w:eastAsia="Calibri" w:hAnsi="Calibri"/>
              </w:rPr>
            </w:pPr>
            <w:del w:id="9050" w:author="Lu (Claude)" w:date="2026-10-21T00:00:00Z">
              <w:r>
                <w:rPr>
                  <w:rFonts w:ascii="Calibri" w:cs="Calibri" w:eastAsia="Calibri" w:hAnsi="Calibri"/>
                  <w:rtl w:val="0"/>
                </w:rPr>
                <w:delText xml:space="preserve">Allows authorized users to view dashboards and reports according to Role, Permission and data scope. [Planned]</w:delText>
              </w:r>
            </w:del>
            <w:ins w:id="9051" w:author="Lu (Claude)" w:date="2026-10-21T00:00:00Z">
              <w:r>
                <w:rPr>
                  <w:rFonts w:ascii="Calibri" w:cs="Calibri" w:eastAsia="Calibri" w:hAnsi="Calibri"/>
                  <w:rtl w:val="0"/>
                </w:rPr>
                <w:t xml:space="preserve">Allows authorized users to view dashboards and reports, including revenue by Service Type and Affiliate performance, according to Role, Permission and data scope.</w:t>
              </w:r>
            </w:ins>
          </w:p>
        </w:tc>
      </w:tr>
    </w:tbl>
    <w:p w:rsidR="00000000" w:rsidDel="00000000" w:rsidP="00000000" w:rsidRDefault="00000000" w:rsidRPr="00000000" w14:paraId="00000189">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18A">
      <w:pPr>
        <w:pStyle w:val="Head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Functional Requirements</w:t>
      </w:r>
    </w:p>
    <w:p w:rsidR="00000000" w:rsidDel="00000000" w:rsidP="00000000" w:rsidRDefault="00000000" w:rsidRPr="00000000" w14:paraId="0000018B">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 System Functional Overview</w:t>
      </w:r>
    </w:p>
    <w:p w:rsidR="00000000" w:rsidDel="00000000" w:rsidP="00000000" w:rsidRDefault="00000000" w:rsidRPr="00000000" w14:paraId="0000018C">
      <w:pPr>
        <w:spacing w:after="120" w:lineRule="auto"/>
        <w:rPr>
          <w:rFonts w:ascii="Calibri" w:cs="Calibri" w:eastAsia="Calibri" w:hAnsi="Calibri"/>
        </w:rPr>
      </w:pPr>
      <w:r w:rsidDel="00000000" w:rsidR="00000000" w:rsidRPr="00000000">
        <w:rPr>
          <w:rFonts w:ascii="Calibri" w:cs="Calibri" w:eastAsia="Calibri" w:hAnsi="Calibri"/>
          <w:rtl w:val="0"/>
        </w:rPr>
        <w:t xml:space="preserve">HR Connect supports Company and Job management, Candidate and CV management, Candidate submission with duplicate detection, Affiliate attribution, AI-assisted Candidate-to-Job matching, screening, Interview and Offer management, Placement, post-placement tracking, service fee, Commission and Payout recording, administration and reporting.</w:t>
      </w:r>
    </w:p>
    <w:p w:rsidR="00000000" w:rsidDel="00000000" w:rsidP="00000000" w:rsidRDefault="00000000" w:rsidRPr="00000000" w14:paraId="0000018D">
      <w:pPr>
        <w:spacing w:after="120" w:lineRule="auto"/>
        <w:rPr>
          <w:rFonts w:ascii="Calibri" w:cs="Calibri" w:eastAsia="Calibri" w:hAnsi="Calibri"/>
        </w:rPr>
      </w:pPr>
      <w:r w:rsidDel="00000000" w:rsidR="00000000" w:rsidRPr="00000000">
        <w:rPr>
          <w:rFonts w:ascii="Calibri" w:cs="Calibri" w:eastAsia="Calibri" w:hAnsi="Calibri"/>
          <w:rtl w:val="0"/>
        </w:rPr>
        <w:t xml:space="preserve">The system supports the following roles: Guest, Candidate, Affiliate, Client Company User, Internal HR and Platform Admin. An internal AI Matching Service scores each Application against its Job. The AI service supports scoring and ranking only; every recruitment decision remains under human control.</w:t>
      </w:r>
    </w:p>
    <w:p w:rsidR="00000000" w:rsidDel="00000000" w:rsidP="00000000" w:rsidRDefault="00000000" w:rsidRPr="00000000" w14:paraId="0000018E">
      <w:pPr>
        <w:pStyle w:val="Heading4"/>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3.1.1 Screens Flow</w:t>
      </w:r>
    </w:p>
    <w:p w:rsidR="00000000" w:rsidDel="00000000" w:rsidP="00000000" w:rsidRDefault="00000000" w:rsidRPr="00000000" w14:paraId="0000018F">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225800"/>
            <wp:effectExtent b="0" l="0" r="0" t="0"/>
            <wp:docPr id="12"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Figure 3.1.1. Overall Screen Flow of the HR Connect System</w:t>
      </w:r>
      <w:r w:rsidDel="00000000" w:rsidR="00000000" w:rsidRPr="00000000">
        <w:rPr>
          <w:rtl w:val="0"/>
        </w:rPr>
      </w:r>
    </w:p>
    <w:p w:rsidR="00000000" w:rsidDel="00000000" w:rsidP="00000000" w:rsidRDefault="00000000" w:rsidRPr="00000000" w14:paraId="00000191">
      <w:pPr>
        <w:pStyle w:val="Heading4"/>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3.1.2 Screen Descriptions</w:t>
      </w:r>
    </w:p>
    <w:p w:rsidR="00000000" w:rsidDel="00000000" w:rsidP="00000000" w:rsidRDefault="00000000" w:rsidRPr="00000000" w14:paraId="00000192">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Table 3.1.2. HR Connect Screen Descriptions</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
        <w:gridCol w:w="1354"/>
        <w:gridCol w:w="2166"/>
        <w:gridCol w:w="5055"/>
        <w:tblGridChange w:id="0">
          <w:tblGrid>
            <w:gridCol w:w="451"/>
            <w:gridCol w:w="1354"/>
            <w:gridCol w:w="2166"/>
            <w:gridCol w:w="505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93">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94">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Feature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95">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196">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7">
            <w:pPr>
              <w:spacing w:after="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8">
            <w:pPr>
              <w:spacing w:after="40" w:lineRule="auto"/>
              <w:rPr>
                <w:rFonts w:ascii="Calibri" w:cs="Calibri" w:eastAsia="Calibri" w:hAnsi="Calibri"/>
              </w:rPr>
            </w:pPr>
            <w:r w:rsidDel="00000000" w:rsidR="00000000" w:rsidRPr="00000000">
              <w:rPr>
                <w:rFonts w:ascii="Calibri" w:cs="Calibri" w:eastAsia="Calibri" w:hAnsi="Calibri"/>
                <w:rtl w:val="0"/>
              </w:rPr>
              <w:t xml:space="preserve">Public</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9">
            <w:pPr>
              <w:spacing w:after="40" w:lineRule="auto"/>
              <w:rPr>
                <w:rFonts w:ascii="Calibri" w:cs="Calibri" w:eastAsia="Calibri" w:hAnsi="Calibri"/>
              </w:rPr>
            </w:pPr>
            <w:r w:rsidDel="00000000" w:rsidR="00000000" w:rsidRPr="00000000">
              <w:rPr>
                <w:rFonts w:ascii="Calibri" w:cs="Calibri" w:eastAsia="Calibri" w:hAnsi="Calibri"/>
                <w:rtl w:val="0"/>
              </w:rPr>
              <w:t xml:space="preserve">Home / Public Information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A">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public information about HR Connect and its three services.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B">
            <w:pPr>
              <w:spacing w:after="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C">
            <w:pPr>
              <w:spacing w:after="40" w:lineRule="auto"/>
              <w:rPr>
                <w:rFonts w:ascii="Calibri" w:cs="Calibri" w:eastAsia="Calibri" w:hAnsi="Calibri"/>
              </w:rPr>
            </w:pPr>
            <w:r w:rsidDel="00000000" w:rsidR="00000000" w:rsidRPr="00000000">
              <w:rPr>
                <w:rFonts w:ascii="Calibri" w:cs="Calibri" w:eastAsia="Calibri" w:hAnsi="Calibri"/>
                <w:rtl w:val="0"/>
              </w:rPr>
              <w:t xml:space="preserve">Public</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D">
            <w:pPr>
              <w:spacing w:after="40" w:lineRule="auto"/>
              <w:rPr>
                <w:rFonts w:ascii="Calibri" w:cs="Calibri" w:eastAsia="Calibri" w:hAnsi="Calibri"/>
              </w:rPr>
            </w:pPr>
            <w:r w:rsidDel="00000000" w:rsidR="00000000" w:rsidRPr="00000000">
              <w:rPr>
                <w:rFonts w:ascii="Calibri" w:cs="Calibri" w:eastAsia="Calibri" w:hAnsi="Calibri"/>
                <w:rtl w:val="0"/>
              </w:rPr>
              <w:t xml:space="preserve">Job Search</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E">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users to search and filter Jobs visible to them.</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F">
            <w:pPr>
              <w:spacing w:after="4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0">
            <w:pPr>
              <w:spacing w:after="40" w:lineRule="auto"/>
              <w:rPr>
                <w:rFonts w:ascii="Calibri" w:cs="Calibri" w:eastAsia="Calibri" w:hAnsi="Calibri"/>
              </w:rPr>
            </w:pPr>
            <w:r w:rsidDel="00000000" w:rsidR="00000000" w:rsidRPr="00000000">
              <w:rPr>
                <w:rFonts w:ascii="Calibri" w:cs="Calibri" w:eastAsia="Calibri" w:hAnsi="Calibri"/>
                <w:rtl w:val="0"/>
              </w:rPr>
              <w:t xml:space="preserve">Public</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1">
            <w:pPr>
              <w:spacing w:after="40" w:lineRule="auto"/>
              <w:rPr>
                <w:rFonts w:ascii="Calibri" w:cs="Calibri" w:eastAsia="Calibri" w:hAnsi="Calibri"/>
              </w:rPr>
            </w:pPr>
            <w:r w:rsidDel="00000000" w:rsidR="00000000" w:rsidRPr="00000000">
              <w:rPr>
                <w:rFonts w:ascii="Calibri" w:cs="Calibri" w:eastAsia="Calibri" w:hAnsi="Calibri"/>
                <w:rtl w:val="0"/>
              </w:rPr>
              <w:t xml:space="preserve">Job Detail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2">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Job information according to the public or authorized access scope.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3">
            <w:pPr>
              <w:spacing w:after="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4">
            <w:pPr>
              <w:spacing w:after="40" w:lineRule="auto"/>
              <w:rPr>
                <w:rFonts w:ascii="Calibri" w:cs="Calibri" w:eastAsia="Calibri" w:hAnsi="Calibri"/>
              </w:rPr>
            </w:pPr>
            <w:r w:rsidDel="00000000" w:rsidR="00000000" w:rsidRPr="00000000">
              <w:rPr>
                <w:rFonts w:ascii="Calibri" w:cs="Calibri" w:eastAsia="Calibri" w:hAnsi="Calibri"/>
                <w:rtl w:val="0"/>
              </w:rPr>
              <w:t xml:space="preserve">Authentication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5">
            <w:pPr>
              <w:spacing w:after="40" w:lineRule="auto"/>
              <w:rPr>
                <w:rFonts w:ascii="Calibri" w:cs="Calibri" w:eastAsia="Calibri" w:hAnsi="Calibri"/>
              </w:rPr>
            </w:pPr>
            <w:r w:rsidDel="00000000" w:rsidR="00000000" w:rsidRPr="00000000">
              <w:rPr>
                <w:rFonts w:ascii="Calibri" w:cs="Calibri" w:eastAsia="Calibri" w:hAnsi="Calibri"/>
                <w:rtl w:val="0"/>
              </w:rPr>
              <w:t xml:space="preserve">Register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6">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 Guest to register a Candidate, Affiliate or Client account and verify the email by OTP.</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7">
            <w:pPr>
              <w:spacing w:after="4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8">
            <w:pPr>
              <w:spacing w:after="40" w:lineRule="auto"/>
              <w:rPr>
                <w:rFonts w:ascii="Calibri" w:cs="Calibri" w:eastAsia="Calibri" w:hAnsi="Calibri"/>
              </w:rPr>
            </w:pPr>
            <w:r w:rsidDel="00000000" w:rsidR="00000000" w:rsidRPr="00000000">
              <w:rPr>
                <w:rFonts w:ascii="Calibri" w:cs="Calibri" w:eastAsia="Calibri" w:hAnsi="Calibri"/>
                <w:rtl w:val="0"/>
              </w:rPr>
              <w:t xml:space="preserve">Authentication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9">
            <w:pPr>
              <w:spacing w:after="40" w:lineRule="auto"/>
              <w:rPr>
                <w:rFonts w:ascii="Calibri" w:cs="Calibri" w:eastAsia="Calibri" w:hAnsi="Calibri"/>
              </w:rPr>
            </w:pPr>
            <w:r w:rsidDel="00000000" w:rsidR="00000000" w:rsidRPr="00000000">
              <w:rPr>
                <w:rFonts w:ascii="Calibri" w:cs="Calibri" w:eastAsia="Calibri" w:hAnsi="Calibri"/>
                <w:rtl w:val="0"/>
              </w:rPr>
              <w:t xml:space="preserve">Login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A">
            <w:pPr>
              <w:spacing w:after="40" w:lineRule="auto"/>
              <w:rPr>
                <w:rFonts w:ascii="Calibri" w:cs="Calibri" w:eastAsia="Calibri" w:hAnsi="Calibri"/>
              </w:rPr>
            </w:pPr>
            <w:r w:rsidDel="00000000" w:rsidR="00000000" w:rsidRPr="00000000">
              <w:rPr>
                <w:rFonts w:ascii="Calibri" w:cs="Calibri" w:eastAsia="Calibri" w:hAnsi="Calibri"/>
                <w:rtl w:val="0"/>
              </w:rPr>
              <w:t xml:space="preserve">Authenticates the user and redirects according to Role. Includes forgot-password.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B">
            <w:pPr>
              <w:spacing w:after="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C">
            <w:pPr>
              <w:spacing w:after="40" w:lineRule="auto"/>
              <w:rPr>
                <w:rFonts w:ascii="Calibri" w:cs="Calibri" w:eastAsia="Calibri" w:hAnsi="Calibri"/>
              </w:rPr>
            </w:pPr>
            <w:r w:rsidDel="00000000" w:rsidR="00000000" w:rsidRPr="00000000">
              <w:rPr>
                <w:rFonts w:ascii="Calibri" w:cs="Calibri" w:eastAsia="Calibri" w:hAnsi="Calibri"/>
                <w:rtl w:val="0"/>
              </w:rPr>
              <w:t xml:space="preserve">Submission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D">
            <w:pPr>
              <w:spacing w:after="40" w:lineRule="auto"/>
              <w:rPr>
                <w:rFonts w:ascii="Calibri" w:cs="Calibri" w:eastAsia="Calibri" w:hAnsi="Calibri"/>
              </w:rPr>
            </w:pPr>
            <w:r w:rsidDel="00000000" w:rsidR="00000000" w:rsidRPr="00000000">
              <w:rPr>
                <w:rFonts w:ascii="Calibri" w:cs="Calibri" w:eastAsia="Calibri" w:hAnsi="Calibri"/>
                <w:rtl w:val="0"/>
              </w:rPr>
              <w:t xml:space="preserve">Submission Consent Response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E">
            <w:pPr>
              <w:spacing w:after="40" w:lineRule="auto"/>
              <w:rPr>
                <w:rFonts w:ascii="Calibri" w:cs="Calibri" w:eastAsia="Calibri" w:hAnsi="Calibri"/>
              </w:rPr>
            </w:pPr>
            <w:r w:rsidDel="00000000" w:rsidR="00000000" w:rsidRPr="00000000">
              <w:rPr>
                <w:rFonts w:ascii="Calibri" w:cs="Calibri" w:eastAsia="Calibri" w:hAnsi="Calibri"/>
                <w:rtl w:val="0"/>
              </w:rPr>
              <w:t xml:space="preserve">Opened from an emailed link. Shows the Job and the submitting Affiliate and lets the Candidate confirm or decline.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F">
            <w:pPr>
              <w:spacing w:after="40"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0">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1">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2">
            <w:pPr>
              <w:spacing w:after="40" w:lineRule="auto"/>
              <w:rPr>
                <w:rFonts w:ascii="Calibri" w:cs="Calibri" w:eastAsia="Calibri" w:hAnsi="Calibri"/>
              </w:rPr>
            </w:pPr>
            <w:r w:rsidDel="00000000" w:rsidR="00000000" w:rsidRPr="00000000">
              <w:rPr>
                <w:rFonts w:ascii="Calibri" w:cs="Calibri" w:eastAsia="Calibri" w:hAnsi="Calibri"/>
                <w:rtl w:val="0"/>
              </w:rPr>
              <w:t xml:space="preserve">Overview of the Candidate's profile, Applications, Interviews and Offers.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3">
            <w:pPr>
              <w:spacing w:after="4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4">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5">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 Profile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6">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the Candidate to view and update the profile and its visibility.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7">
            <w:pPr>
              <w:spacing w:after="40"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8">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9">
            <w:pPr>
              <w:spacing w:after="40" w:lineRule="auto"/>
              <w:rPr>
                <w:rFonts w:ascii="Calibri" w:cs="Calibri" w:eastAsia="Calibri" w:hAnsi="Calibri"/>
              </w:rPr>
            </w:pPr>
            <w:r w:rsidDel="00000000" w:rsidR="00000000" w:rsidRPr="00000000">
              <w:rPr>
                <w:rFonts w:ascii="Calibri" w:cs="Calibri" w:eastAsia="Calibri" w:hAnsi="Calibri"/>
                <w:rtl w:val="0"/>
              </w:rPr>
              <w:t xml:space="preserve">My CVs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A">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the Candidate to upload, update, delete and manage CVs and set a primary CV.</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B">
            <w:pPr>
              <w:spacing w:after="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C">
            <w:pPr>
              <w:spacing w:after="40" w:lineRule="auto"/>
              <w:rPr>
                <w:rFonts w:ascii="Calibri" w:cs="Calibri" w:eastAsia="Calibri" w:hAnsi="Calibri"/>
              </w:rPr>
            </w:pPr>
            <w:r w:rsidDel="00000000" w:rsidR="00000000" w:rsidRPr="00000000">
              <w:rPr>
                <w:rFonts w:ascii="Calibri" w:cs="Calibri" w:eastAsia="Calibri" w:hAnsi="Calibri"/>
                <w:rtl w:val="0"/>
              </w:rPr>
              <w:t xml:space="preserve">Submission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D">
            <w:pPr>
              <w:spacing w:after="40" w:lineRule="auto"/>
              <w:rPr>
                <w:rFonts w:ascii="Calibri" w:cs="Calibri" w:eastAsia="Calibri" w:hAnsi="Calibri"/>
              </w:rPr>
            </w:pPr>
            <w:r w:rsidDel="00000000" w:rsidR="00000000" w:rsidRPr="00000000">
              <w:rPr>
                <w:rFonts w:ascii="Calibri" w:cs="Calibri" w:eastAsia="Calibri" w:hAnsi="Calibri"/>
                <w:rtl w:val="0"/>
              </w:rPr>
              <w:t xml:space="preserve">Apply to Job</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E">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the Candidate to apply to a public Job with one CV.</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F">
            <w:pPr>
              <w:spacing w:after="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0">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1">
            <w:pPr>
              <w:spacing w:after="40" w:lineRule="auto"/>
              <w:rPr>
                <w:rFonts w:ascii="Calibri" w:cs="Calibri" w:eastAsia="Calibri" w:hAnsi="Calibri"/>
              </w:rPr>
            </w:pPr>
            <w:r w:rsidDel="00000000" w:rsidR="00000000" w:rsidRPr="00000000">
              <w:rPr>
                <w:rFonts w:ascii="Calibri" w:cs="Calibri" w:eastAsia="Calibri" w:hAnsi="Calibri"/>
                <w:rtl w:val="0"/>
              </w:rPr>
              <w:t xml:space="preserve">My Applications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2">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the Candidate's Applications and status, and allows withdrawal.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3">
            <w:pPr>
              <w:spacing w:after="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4">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5">
            <w:pPr>
              <w:spacing w:after="40" w:lineRule="auto"/>
              <w:rPr>
                <w:rFonts w:ascii="Calibri" w:cs="Calibri" w:eastAsia="Calibri" w:hAnsi="Calibri"/>
              </w:rPr>
            </w:pPr>
            <w:r w:rsidDel="00000000" w:rsidR="00000000" w:rsidRPr="00000000">
              <w:rPr>
                <w:rFonts w:ascii="Calibri" w:cs="Calibri" w:eastAsia="Calibri" w:hAnsi="Calibri"/>
                <w:rtl w:val="0"/>
              </w:rPr>
              <w:t xml:space="preserve">Offer Detail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6">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the Candidate to view an Offer and accept or decline it.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7">
            <w:pPr>
              <w:spacing w:after="4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8">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9">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A">
            <w:pPr>
              <w:spacing w:after="40" w:lineRule="auto"/>
              <w:rPr>
                <w:rFonts w:ascii="Calibri" w:cs="Calibri" w:eastAsia="Calibri" w:hAnsi="Calibri"/>
              </w:rPr>
            </w:pPr>
            <w:r w:rsidDel="00000000" w:rsidR="00000000" w:rsidRPr="00000000">
              <w:rPr>
                <w:rFonts w:ascii="Calibri" w:cs="Calibri" w:eastAsia="Calibri" w:hAnsi="Calibri"/>
                <w:rtl w:val="0"/>
              </w:rPr>
              <w:t xml:space="preserve">Overview of the Affiliate's Submissions, Commissions and performance.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B">
            <w:pPr>
              <w:spacing w:after="40"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C">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D">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 Profile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E">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the Affiliate to view and update the profile and bank account.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F">
            <w:pPr>
              <w:spacing w:after="40"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0">
            <w:pPr>
              <w:spacing w:after="40" w:lineRule="auto"/>
              <w:rPr>
                <w:rFonts w:ascii="Calibri" w:cs="Calibri" w:eastAsia="Calibri" w:hAnsi="Calibri"/>
              </w:rPr>
            </w:pPr>
            <w:r w:rsidDel="00000000" w:rsidR="00000000" w:rsidRPr="00000000">
              <w:rPr>
                <w:rFonts w:ascii="Calibri" w:cs="Calibri" w:eastAsia="Calibri" w:hAnsi="Calibri"/>
                <w:rtl w:val="0"/>
              </w:rPr>
              <w:t xml:space="preserve">Submission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1">
            <w:pPr>
              <w:spacing w:after="40" w:lineRule="auto"/>
              <w:rPr>
                <w:rFonts w:ascii="Calibri" w:cs="Calibri" w:eastAsia="Calibri" w:hAnsi="Calibri"/>
              </w:rPr>
            </w:pPr>
            <w:r w:rsidDel="00000000" w:rsidR="00000000" w:rsidRPr="00000000">
              <w:rPr>
                <w:rFonts w:ascii="Calibri" w:cs="Calibri" w:eastAsia="Calibri" w:hAnsi="Calibri"/>
                <w:rtl w:val="0"/>
              </w:rPr>
              <w:t xml:space="preserve">Submit Candidate/CV</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2">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an Affiliate to submit a new Candidate, or one from the own candidate library, to a Job.</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3">
            <w:pPr>
              <w:spacing w:after="40"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4">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5">
            <w:pPr>
              <w:spacing w:after="40" w:lineRule="auto"/>
              <w:rPr>
                <w:rFonts w:ascii="Calibri" w:cs="Calibri" w:eastAsia="Calibri" w:hAnsi="Calibri"/>
              </w:rPr>
            </w:pPr>
            <w:r w:rsidDel="00000000" w:rsidR="00000000" w:rsidRPr="00000000">
              <w:rPr>
                <w:rFonts w:ascii="Calibri" w:cs="Calibri" w:eastAsia="Calibri" w:hAnsi="Calibri"/>
                <w:rtl w:val="0"/>
              </w:rPr>
              <w:t xml:space="preserve">My Submissions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6">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the Affiliate's Submissions, consent status and high-level progress; allows resending a consent request.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7">
            <w:pPr>
              <w:spacing w:after="40"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8">
            <w:pPr>
              <w:spacing w:after="40" w:lineRule="auto"/>
              <w:rPr>
                <w:rFonts w:ascii="Calibri" w:cs="Calibri" w:eastAsia="Calibri" w:hAnsi="Calibri"/>
              </w:rPr>
            </w:pPr>
            <w:r w:rsidDel="00000000" w:rsidR="00000000" w:rsidRPr="00000000">
              <w:rPr>
                <w:rFonts w:ascii="Calibri" w:cs="Calibri" w:eastAsia="Calibri" w:hAnsi="Calibri"/>
                <w:rtl w:val="0"/>
              </w:rPr>
              <w:t xml:space="preserve">Attribution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9">
            <w:pPr>
              <w:spacing w:after="40" w:lineRule="auto"/>
              <w:rPr>
                <w:rFonts w:ascii="Calibri" w:cs="Calibri" w:eastAsia="Calibri" w:hAnsi="Calibri"/>
              </w:rPr>
            </w:pPr>
            <w:r w:rsidDel="00000000" w:rsidR="00000000" w:rsidRPr="00000000">
              <w:rPr>
                <w:rFonts w:ascii="Calibri" w:cs="Calibri" w:eastAsia="Calibri" w:hAnsi="Calibri"/>
                <w:rtl w:val="0"/>
              </w:rPr>
              <w:t xml:space="preserve">Submission / Attribution Detail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A">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submission source, consent result and Attribution within the permitted scope.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B">
            <w:pPr>
              <w:spacing w:after="40"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C">
            <w:pPr>
              <w:spacing w:after="40" w:lineRule="auto"/>
              <w:rPr>
                <w:rFonts w:ascii="Calibri" w:cs="Calibri" w:eastAsia="Calibri" w:hAnsi="Calibri"/>
              </w:rPr>
            </w:pPr>
            <w:r w:rsidDel="00000000" w:rsidR="00000000" w:rsidRPr="00000000">
              <w:rPr>
                <w:rFonts w:ascii="Calibri" w:cs="Calibri" w:eastAsia="Calibri" w:hAnsi="Calibri"/>
                <w:rtl w:val="0"/>
              </w:rPr>
              <w:t xml:space="preserve">Dispute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D">
            <w:pPr>
              <w:spacing w:after="40" w:lineRule="auto"/>
              <w:rPr>
                <w:rFonts w:ascii="Calibri" w:cs="Calibri" w:eastAsia="Calibri" w:hAnsi="Calibri"/>
              </w:rPr>
            </w:pPr>
            <w:r w:rsidDel="00000000" w:rsidR="00000000" w:rsidRPr="00000000">
              <w:rPr>
                <w:rFonts w:ascii="Calibri" w:cs="Calibri" w:eastAsia="Calibri" w:hAnsi="Calibri"/>
                <w:rtl w:val="0"/>
              </w:rPr>
              <w:t xml:space="preserve">Raise Dispute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E">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an Affiliate to raise a Duplicate or Attribution Dispute.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F">
            <w:pPr>
              <w:spacing w:after="40" w:lineRule="auto"/>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0">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1">
            <w:pPr>
              <w:spacing w:after="40" w:lineRule="auto"/>
              <w:rPr>
                <w:rFonts w:ascii="Calibri" w:cs="Calibri" w:eastAsia="Calibri" w:hAnsi="Calibri"/>
              </w:rPr>
            </w:pPr>
            <w:r w:rsidDel="00000000" w:rsidR="00000000" w:rsidRPr="00000000">
              <w:rPr>
                <w:rFonts w:ascii="Calibri" w:cs="Calibri" w:eastAsia="Calibri" w:hAnsi="Calibri"/>
                <w:rtl w:val="0"/>
              </w:rPr>
              <w:t xml:space="preserve">Commission &amp; Payout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2">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Commission and Payout information of the Affiliate.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3">
            <w:pPr>
              <w:spacing w:after="40"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4">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5">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 Performance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6">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the Affiliate's performance and conversion metrics.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7">
            <w:pPr>
              <w:spacing w:after="40" w:lineRule="auto"/>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8">
            <w:pPr>
              <w:spacing w:after="40" w:lineRule="auto"/>
              <w:rPr>
                <w:rFonts w:ascii="Calibri" w:cs="Calibri" w:eastAsia="Calibri" w:hAnsi="Calibri"/>
              </w:rPr>
            </w:pPr>
            <w:r w:rsidDel="00000000" w:rsidR="00000000" w:rsidRPr="00000000">
              <w:rPr>
                <w:rFonts w:ascii="Calibri" w:cs="Calibri" w:eastAsia="Calibri" w:hAnsi="Calibri"/>
                <w:rtl w:val="0"/>
              </w:rPr>
              <w:t xml:space="preserve">Client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9">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A">
            <w:pPr>
              <w:spacing w:after="40" w:lineRule="auto"/>
              <w:rPr>
                <w:rFonts w:ascii="Calibri" w:cs="Calibri" w:eastAsia="Calibri" w:hAnsi="Calibri"/>
              </w:rPr>
            </w:pPr>
            <w:r w:rsidDel="00000000" w:rsidR="00000000" w:rsidRPr="00000000">
              <w:rPr>
                <w:rFonts w:ascii="Calibri" w:cs="Calibri" w:eastAsia="Calibri" w:hAnsi="Calibri"/>
                <w:rtl w:val="0"/>
              </w:rPr>
              <w:t xml:space="preserve">Overview of the Company's recruitment activities.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B">
            <w:pPr>
              <w:spacing w:after="40" w:lineRule="auto"/>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C">
            <w:pPr>
              <w:spacing w:after="40" w:lineRule="auto"/>
              <w:rPr>
                <w:rFonts w:ascii="Calibri" w:cs="Calibri" w:eastAsia="Calibri" w:hAnsi="Calibri"/>
              </w:rPr>
            </w:pPr>
            <w:r w:rsidDel="00000000" w:rsidR="00000000" w:rsidRPr="00000000">
              <w:rPr>
                <w:rFonts w:ascii="Calibri" w:cs="Calibri" w:eastAsia="Calibri" w:hAnsi="Calibri"/>
                <w:rtl w:val="0"/>
              </w:rPr>
              <w:t xml:space="preserve">Company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D">
            <w:pPr>
              <w:spacing w:after="40" w:lineRule="auto"/>
              <w:rPr>
                <w:rFonts w:ascii="Calibri" w:cs="Calibri" w:eastAsia="Calibri" w:hAnsi="Calibri"/>
              </w:rPr>
            </w:pPr>
            <w:r w:rsidDel="00000000" w:rsidR="00000000" w:rsidRPr="00000000">
              <w:rPr>
                <w:rFonts w:ascii="Calibri" w:cs="Calibri" w:eastAsia="Calibri" w:hAnsi="Calibri"/>
                <w:rtl w:val="0"/>
              </w:rPr>
              <w:t xml:space="preserve">Company Profile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E">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the Client Company User to create or update the Company profile and submit verification.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F">
            <w:pPr>
              <w:spacing w:after="40" w:lineRule="auto"/>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0">
            <w:pPr>
              <w:spacing w:after="40" w:lineRule="auto"/>
              <w:rPr>
                <w:rFonts w:ascii="Calibri" w:cs="Calibri" w:eastAsia="Calibri" w:hAnsi="Calibri"/>
              </w:rPr>
            </w:pPr>
            <w:r w:rsidDel="00000000" w:rsidR="00000000" w:rsidRPr="00000000">
              <w:rPr>
                <w:rFonts w:ascii="Calibri" w:cs="Calibri" w:eastAsia="Calibri" w:hAnsi="Calibri"/>
                <w:rtl w:val="0"/>
              </w:rPr>
              <w:t xml:space="preserve">Job</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1">
            <w:pPr>
              <w:spacing w:after="40" w:lineRule="auto"/>
              <w:rPr>
                <w:rFonts w:ascii="Calibri" w:cs="Calibri" w:eastAsia="Calibri" w:hAnsi="Calibri"/>
              </w:rPr>
            </w:pPr>
            <w:r w:rsidDel="00000000" w:rsidR="00000000" w:rsidRPr="00000000">
              <w:rPr>
                <w:rFonts w:ascii="Calibri" w:cs="Calibri" w:eastAsia="Calibri" w:hAnsi="Calibri"/>
                <w:rtl w:val="0"/>
              </w:rPr>
              <w:t xml:space="preserve">Job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2">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and manages Jobs of the Company, including pause, resume and close.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3">
            <w:pPr>
              <w:spacing w:after="40" w:lineRule="auto"/>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4">
            <w:pPr>
              <w:spacing w:after="40" w:lineRule="auto"/>
              <w:rPr>
                <w:rFonts w:ascii="Calibri" w:cs="Calibri" w:eastAsia="Calibri" w:hAnsi="Calibri"/>
              </w:rPr>
            </w:pPr>
            <w:r w:rsidDel="00000000" w:rsidR="00000000" w:rsidRPr="00000000">
              <w:rPr>
                <w:rFonts w:ascii="Calibri" w:cs="Calibri" w:eastAsia="Calibri" w:hAnsi="Calibri"/>
                <w:rtl w:val="0"/>
              </w:rPr>
              <w:t xml:space="preserve">Job</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5">
            <w:pPr>
              <w:spacing w:after="40" w:lineRule="auto"/>
              <w:rPr>
                <w:rFonts w:ascii="Calibri" w:cs="Calibri" w:eastAsia="Calibri" w:hAnsi="Calibri"/>
              </w:rPr>
            </w:pPr>
            <w:r w:rsidDel="00000000" w:rsidR="00000000" w:rsidRPr="00000000">
              <w:rPr>
                <w:rFonts w:ascii="Calibri" w:cs="Calibri" w:eastAsia="Calibri" w:hAnsi="Calibri"/>
                <w:rtl w:val="0"/>
              </w:rPr>
              <w:t xml:space="preserve">Create / Edit Job</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6">
            <w:pPr>
              <w:spacing w:after="40" w:lineRule="auto"/>
              <w:rPr>
                <w:rFonts w:ascii="Calibri" w:cs="Calibri" w:eastAsia="Calibri" w:hAnsi="Calibri"/>
              </w:rPr>
            </w:pPr>
            <w:del w:id="9057" w:author="Lu (Claude)" w:date="2026-10-21T00:00:00Z">
              <w:r>
                <w:rPr>
                  <w:rFonts w:ascii="Calibri" w:cs="Calibri" w:eastAsia="Calibri" w:hAnsi="Calibri"/>
                  <w:rtl w:val="0"/>
                </w:rPr>
                <w:delText xml:space="preserve">Allows the Client Company User to create or edit a Job: JD, Must-have and Should-have requirements, Service Type, visibility.</w:delText>
              </w:r>
            </w:del>
            <w:ins w:id="9058" w:author="Lu (Claude)" w:date="2026-10-21T00:00:00Z">
              <w:r>
                <w:rPr>
                  <w:rFonts w:ascii="Calibri" w:cs="Calibri" w:eastAsia="Calibri" w:hAnsi="Calibri"/>
                  <w:rtl w:val="0"/>
                </w:rPr>
                <w:t xml:space="preserve">Allows the Client Company User to create or edit a Job: JD, Must-have and Should-have requirements, Service Type and proposed commercial terms.</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7">
            <w:pPr>
              <w:spacing w:after="40" w:lineRule="auto"/>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8">
            <w:pPr>
              <w:spacing w:after="40" w:lineRule="auto"/>
              <w:rPr>
                <w:rFonts w:ascii="Calibri" w:cs="Calibri" w:eastAsia="Calibri" w:hAnsi="Calibri"/>
              </w:rPr>
            </w:pPr>
            <w:r w:rsidDel="00000000" w:rsidR="00000000" w:rsidRPr="00000000">
              <w:rPr>
                <w:rFonts w:ascii="Calibri" w:cs="Calibri" w:eastAsia="Calibri" w:hAnsi="Calibri"/>
                <w:rtl w:val="0"/>
              </w:rPr>
              <w:t xml:space="preserve">Recruitment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9">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 Pipeline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A">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Applications of a Job or Company by status.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B">
            <w:pPr>
              <w:spacing w:after="40" w:lineRule="auto"/>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C">
            <w:pPr>
              <w:spacing w:after="40" w:lineRule="auto"/>
              <w:rPr>
                <w:rFonts w:ascii="Calibri" w:cs="Calibri" w:eastAsia="Calibri" w:hAnsi="Calibri"/>
              </w:rPr>
            </w:pPr>
            <w:r w:rsidDel="00000000" w:rsidR="00000000" w:rsidRPr="00000000">
              <w:rPr>
                <w:rFonts w:ascii="Calibri" w:cs="Calibri" w:eastAsia="Calibri" w:hAnsi="Calibri"/>
                <w:rtl w:val="0"/>
              </w:rPr>
              <w:t xml:space="preserve">Recruitment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D">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 Review Detail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E">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Candidate information, CV, AI-assisted result and recruitment status.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F">
            <w:pPr>
              <w:spacing w:after="40" w:lineRule="auto"/>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0">
            <w:pPr>
              <w:spacing w:after="40" w:lineRule="auto"/>
              <w:rPr>
                <w:rFonts w:ascii="Calibri" w:cs="Calibri" w:eastAsia="Calibri" w:hAnsi="Calibri"/>
              </w:rPr>
            </w:pPr>
            <w:r w:rsidDel="00000000" w:rsidR="00000000" w:rsidRPr="00000000">
              <w:rPr>
                <w:rFonts w:ascii="Calibri" w:cs="Calibri" w:eastAsia="Calibri" w:hAnsi="Calibri"/>
                <w:rtl w:val="0"/>
              </w:rPr>
              <w:t xml:space="preserve">Interview</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1">
            <w:pPr>
              <w:spacing w:after="40" w:lineRule="auto"/>
              <w:rPr>
                <w:rFonts w:ascii="Calibri" w:cs="Calibri" w:eastAsia="Calibri" w:hAnsi="Calibri"/>
              </w:rPr>
            </w:pPr>
            <w:r w:rsidDel="00000000" w:rsidR="00000000" w:rsidRPr="00000000">
              <w:rPr>
                <w:rFonts w:ascii="Calibri" w:cs="Calibri" w:eastAsia="Calibri" w:hAnsi="Calibri"/>
                <w:rtl w:val="0"/>
              </w:rPr>
              <w:t xml:space="preserve">Interview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2">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the Client Company to schedule, update, reschedule or cancel Interviews and record results or no-shows.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3">
            <w:pPr>
              <w:spacing w:after="40" w:lineRule="auto"/>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4">
            <w:pPr>
              <w:spacing w:after="40" w:lineRule="auto"/>
              <w:rPr>
                <w:rFonts w:ascii="Calibri" w:cs="Calibri" w:eastAsia="Calibri" w:hAnsi="Calibri"/>
              </w:rPr>
            </w:pPr>
            <w:r w:rsidDel="00000000" w:rsidR="00000000" w:rsidRPr="00000000">
              <w:rPr>
                <w:rFonts w:ascii="Calibri" w:cs="Calibri" w:eastAsia="Calibri" w:hAnsi="Calibri"/>
                <w:rtl w:val="0"/>
              </w:rPr>
              <w:t xml:space="preserve">Interview</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5">
            <w:pPr>
              <w:spacing w:after="40" w:lineRule="auto"/>
              <w:rPr>
                <w:rFonts w:ascii="Calibri" w:cs="Calibri" w:eastAsia="Calibri" w:hAnsi="Calibri"/>
              </w:rPr>
            </w:pPr>
            <w:r w:rsidDel="00000000" w:rsidR="00000000" w:rsidRPr="00000000">
              <w:rPr>
                <w:rFonts w:ascii="Calibri" w:cs="Calibri" w:eastAsia="Calibri" w:hAnsi="Calibri"/>
                <w:rtl w:val="0"/>
              </w:rPr>
              <w:t xml:space="preserve">Interview Detail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6">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an Interview schedule, status, result and history. Candidates see their own schedule.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7">
            <w:pPr>
              <w:spacing w:after="40" w:lineRule="auto"/>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8">
            <w:pPr>
              <w:spacing w:after="40" w:lineRule="auto"/>
              <w:rPr>
                <w:rFonts w:ascii="Calibri" w:cs="Calibri" w:eastAsia="Calibri" w:hAnsi="Calibri"/>
              </w:rPr>
            </w:pPr>
            <w:r w:rsidDel="00000000" w:rsidR="00000000" w:rsidRPr="00000000">
              <w:rPr>
                <w:rFonts w:ascii="Calibri" w:cs="Calibri" w:eastAsia="Calibri" w:hAnsi="Calibri"/>
                <w:rtl w:val="0"/>
              </w:rPr>
              <w:t xml:space="preserve">Offer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9">
            <w:pPr>
              <w:spacing w:after="40" w:lineRule="auto"/>
              <w:rPr>
                <w:rFonts w:ascii="Calibri" w:cs="Calibri" w:eastAsia="Calibri" w:hAnsi="Calibri"/>
              </w:rPr>
            </w:pPr>
            <w:r w:rsidDel="00000000" w:rsidR="00000000" w:rsidRPr="00000000">
              <w:rPr>
                <w:rFonts w:ascii="Calibri" w:cs="Calibri" w:eastAsia="Calibri" w:hAnsi="Calibri"/>
                <w:rtl w:val="0"/>
              </w:rPr>
              <w:t xml:space="preserve">Offer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A">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the Client Company to create, update, send and withdraw Offers.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B">
            <w:pPr>
              <w:spacing w:after="40" w:lineRule="auto"/>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C">
            <w:pPr>
              <w:spacing w:after="40" w:lineRule="auto"/>
              <w:rPr>
                <w:rFonts w:ascii="Calibri" w:cs="Calibri" w:eastAsia="Calibri" w:hAnsi="Calibri"/>
              </w:rPr>
            </w:pPr>
            <w:r w:rsidDel="00000000" w:rsidR="00000000" w:rsidRPr="00000000">
              <w:rPr>
                <w:rFonts w:ascii="Calibri" w:cs="Calibri" w:eastAsia="Calibri" w:hAnsi="Calibri"/>
                <w:rtl w:val="0"/>
              </w:rPr>
              <w:t xml:space="preserve">Placement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D">
            <w:pPr>
              <w:spacing w:after="40" w:lineRule="auto"/>
              <w:rPr>
                <w:rFonts w:ascii="Calibri" w:cs="Calibri" w:eastAsia="Calibri" w:hAnsi="Calibri"/>
              </w:rPr>
            </w:pPr>
            <w:r w:rsidDel="00000000" w:rsidR="00000000" w:rsidRPr="00000000">
              <w:rPr>
                <w:rFonts w:ascii="Calibri" w:cs="Calibri" w:eastAsia="Calibri" w:hAnsi="Calibri"/>
                <w:rtl w:val="0"/>
              </w:rPr>
              <w:t xml:space="preserve">Placement Detail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E">
            <w:pPr>
              <w:spacing w:after="40" w:lineRule="auto"/>
              <w:rPr>
                <w:rFonts w:ascii="Calibri" w:cs="Calibri" w:eastAsia="Calibri" w:hAnsi="Calibri"/>
              </w:rPr>
            </w:pPr>
            <w:r w:rsidDel="00000000" w:rsidR="00000000" w:rsidRPr="00000000">
              <w:rPr>
                <w:rFonts w:ascii="Calibri" w:cs="Calibri" w:eastAsia="Calibri" w:hAnsi="Calibri"/>
                <w:rtl w:val="0"/>
              </w:rPr>
              <w:t xml:space="preserve">Confirms planned start date and actual Start Work, or records Not Started with a reason.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F">
            <w:pPr>
              <w:spacing w:after="40" w:lineRule="auto"/>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0">
            <w:pPr>
              <w:spacing w:after="40" w:lineRule="auto"/>
              <w:rPr>
                <w:rFonts w:ascii="Calibri" w:cs="Calibri" w:eastAsia="Calibri" w:hAnsi="Calibri"/>
              </w:rPr>
            </w:pPr>
            <w:r w:rsidDel="00000000" w:rsidR="00000000" w:rsidRPr="00000000">
              <w:rPr>
                <w:rFonts w:ascii="Calibri" w:cs="Calibri" w:eastAsia="Calibri" w:hAnsi="Calibri"/>
                <w:rtl w:val="0"/>
              </w:rPr>
              <w:t xml:space="preserve">Post-placement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1">
            <w:pPr>
              <w:spacing w:after="40" w:lineRule="auto"/>
              <w:rPr>
                <w:rFonts w:ascii="Calibri" w:cs="Calibri" w:eastAsia="Calibri" w:hAnsi="Calibri"/>
              </w:rPr>
            </w:pPr>
            <w:del w:id="9059" w:author="Lu (Claude)" w:date="2026-10-21T00:00:00Z">
              <w:r>
                <w:rPr>
                  <w:rFonts w:ascii="Calibri" w:cs="Calibri" w:eastAsia="Calibri" w:hAnsi="Calibri"/>
                  <w:rtl w:val="0"/>
                </w:rPr>
                <w:delText xml:space="preserve">Probation / Warranty</w:delText>
              </w:r>
            </w:del>
            <w:ins w:id="9060" w:author="Lu (Claude)" w:date="2026-10-21T00:00:00Z">
              <w:r>
                <w:rPr>
                  <w:rFonts w:ascii="Calibri" w:cs="Calibri" w:eastAsia="Calibri" w:hAnsi="Calibri"/>
                  <w:rtl w:val="0"/>
                </w:rPr>
                <w:t xml:space="preserve">Warranty</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2">
            <w:pPr>
              <w:spacing w:after="40" w:lineRule="auto"/>
              <w:rPr>
                <w:rFonts w:ascii="Calibri" w:cs="Calibri" w:eastAsia="Calibri" w:hAnsi="Calibri"/>
              </w:rPr>
            </w:pPr>
            <w:del w:id="9061" w:author="Lu (Claude)" w:date="2026-10-21T00:00:00Z">
              <w:r>
                <w:rPr>
                  <w:rFonts w:ascii="Calibri" w:cs="Calibri" w:eastAsia="Calibri" w:hAnsi="Calibri"/>
                  <w:rtl w:val="0"/>
                </w:rPr>
                <w:delText xml:space="preserve">Tracks probation information and the warranty period; allows reporting that a Candidate left.</w:delText>
              </w:r>
            </w:del>
            <w:ins w:id="9062" w:author="Lu (Claude)" w:date="2026-10-21T00:00:00Z">
              <w:r>
                <w:rPr>
                  <w:rFonts w:ascii="Calibri" w:cs="Calibri" w:eastAsia="Calibri" w:hAnsi="Calibri"/>
                  <w:rtl w:val="0"/>
                </w:rPr>
                <w:t xml:space="preserve">Tracks the warranty period, resignation reports and replacement slots.</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3">
            <w:pPr>
              <w:spacing w:after="40" w:lineRule="auto"/>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4">
            <w:pPr>
              <w:spacing w:after="40" w:lineRule="auto"/>
              <w:rPr>
                <w:rFonts w:ascii="Calibri" w:cs="Calibri" w:eastAsia="Calibri" w:hAnsi="Calibri"/>
              </w:rPr>
            </w:pPr>
            <w:r w:rsidDel="00000000" w:rsidR="00000000" w:rsidRPr="00000000">
              <w:rPr>
                <w:rFonts w:ascii="Calibri" w:cs="Calibri" w:eastAsia="Calibri" w:hAnsi="Calibri"/>
                <w:rtl w:val="0"/>
              </w:rPr>
              <w:t xml:space="preserve">Internal HR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5">
            <w:pPr>
              <w:spacing w:after="40" w:lineRule="auto"/>
              <w:rPr>
                <w:rFonts w:ascii="Calibri" w:cs="Calibri" w:eastAsia="Calibri" w:hAnsi="Calibri"/>
              </w:rPr>
            </w:pPr>
            <w:r w:rsidDel="00000000" w:rsidR="00000000" w:rsidRPr="00000000">
              <w:rPr>
                <w:rFonts w:ascii="Calibri" w:cs="Calibri" w:eastAsia="Calibri" w:hAnsi="Calibri"/>
                <w:rtl w:val="0"/>
              </w:rPr>
              <w:t xml:space="preserve">HR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6">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the Job review queue, screening queue and workload.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7">
            <w:pPr>
              <w:spacing w:after="40" w:lineRule="auto"/>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8">
            <w:pPr>
              <w:spacing w:after="40" w:lineRule="auto"/>
              <w:rPr>
                <w:rFonts w:ascii="Calibri" w:cs="Calibri" w:eastAsia="Calibri" w:hAnsi="Calibri"/>
              </w:rPr>
            </w:pPr>
            <w:r w:rsidDel="00000000" w:rsidR="00000000" w:rsidRPr="00000000">
              <w:rPr>
                <w:rFonts w:ascii="Calibri" w:cs="Calibri" w:eastAsia="Calibri" w:hAnsi="Calibri"/>
                <w:rtl w:val="0"/>
              </w:rPr>
              <w:t xml:space="preserve">Job Review</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9">
            <w:pPr>
              <w:spacing w:after="40" w:lineRule="auto"/>
              <w:rPr>
                <w:rFonts w:ascii="Calibri" w:cs="Calibri" w:eastAsia="Calibri" w:hAnsi="Calibri"/>
              </w:rPr>
            </w:pPr>
            <w:r w:rsidDel="00000000" w:rsidR="00000000" w:rsidRPr="00000000">
              <w:rPr>
                <w:rFonts w:ascii="Calibri" w:cs="Calibri" w:eastAsia="Calibri" w:hAnsi="Calibri"/>
                <w:rtl w:val="0"/>
              </w:rPr>
              <w:t xml:space="preserve">Job Review Queue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A">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Jobs waiting for review by Internal HR.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B">
            <w:pPr>
              <w:spacing w:after="40" w:lineRule="auto"/>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C">
            <w:pPr>
              <w:spacing w:after="40" w:lineRule="auto"/>
              <w:rPr>
                <w:rFonts w:ascii="Calibri" w:cs="Calibri" w:eastAsia="Calibri" w:hAnsi="Calibri"/>
              </w:rPr>
            </w:pPr>
            <w:r w:rsidDel="00000000" w:rsidR="00000000" w:rsidRPr="00000000">
              <w:rPr>
                <w:rFonts w:ascii="Calibri" w:cs="Calibri" w:eastAsia="Calibri" w:hAnsi="Calibri"/>
                <w:rtl w:val="0"/>
              </w:rPr>
              <w:t xml:space="preserve">Screening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D">
            <w:pPr>
              <w:spacing w:after="40" w:lineRule="auto"/>
              <w:rPr>
                <w:rFonts w:ascii="Calibri" w:cs="Calibri" w:eastAsia="Calibri" w:hAnsi="Calibri"/>
              </w:rPr>
            </w:pPr>
            <w:r w:rsidDel="00000000" w:rsidR="00000000" w:rsidRPr="00000000">
              <w:rPr>
                <w:rFonts w:ascii="Calibri" w:cs="Calibri" w:eastAsia="Calibri" w:hAnsi="Calibri"/>
                <w:rtl w:val="0"/>
              </w:rPr>
              <w:t xml:space="preserve">Screening Workspace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E">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the CV and AI-assisted result and allows the authorized reviewer to shortlist or reject.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F">
            <w:pPr>
              <w:spacing w:after="40" w:lineRule="auto"/>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0">
            <w:pPr>
              <w:spacing w:after="40"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1">
            <w:pPr>
              <w:spacing w:after="40" w:lineRule="auto"/>
              <w:rPr>
                <w:rFonts w:ascii="Calibri" w:cs="Calibri" w:eastAsia="Calibri" w:hAnsi="Calibri"/>
              </w:rPr>
            </w:pPr>
            <w:r w:rsidDel="00000000" w:rsidR="00000000" w:rsidRPr="00000000">
              <w:rPr>
                <w:rFonts w:ascii="Calibri" w:cs="Calibri" w:eastAsia="Calibri" w:hAnsi="Calibri"/>
                <w:rtl w:val="0"/>
              </w:rPr>
              <w:t xml:space="preserve">Admin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2">
            <w:pPr>
              <w:spacing w:after="40" w:lineRule="auto"/>
              <w:rPr>
                <w:rFonts w:ascii="Calibri" w:cs="Calibri" w:eastAsia="Calibri" w:hAnsi="Calibri"/>
              </w:rPr>
            </w:pPr>
            <w:r w:rsidDel="00000000" w:rsidR="00000000" w:rsidRPr="00000000">
              <w:rPr>
                <w:rFonts w:ascii="Calibri" w:cs="Calibri" w:eastAsia="Calibri" w:hAnsi="Calibri"/>
                <w:rtl w:val="0"/>
              </w:rPr>
              <w:t xml:space="preserve">Overview of system-level information and pending approvals.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3">
            <w:pPr>
              <w:spacing w:after="40" w:lineRule="auto"/>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4">
            <w:pPr>
              <w:spacing w:after="40" w:lineRule="auto"/>
              <w:rPr>
                <w:rFonts w:ascii="Calibri" w:cs="Calibri" w:eastAsia="Calibri" w:hAnsi="Calibri"/>
              </w:rPr>
            </w:pPr>
            <w:r w:rsidDel="00000000" w:rsidR="00000000" w:rsidRPr="00000000">
              <w:rPr>
                <w:rFonts w:ascii="Calibri" w:cs="Calibri" w:eastAsia="Calibri" w:hAnsi="Calibri"/>
                <w:rtl w:val="0"/>
              </w:rPr>
              <w:t xml:space="preserve">Administration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5">
            <w:pPr>
              <w:spacing w:after="40" w:lineRule="auto"/>
              <w:rPr>
                <w:rFonts w:ascii="Calibri" w:cs="Calibri" w:eastAsia="Calibri" w:hAnsi="Calibri"/>
              </w:rPr>
            </w:pPr>
            <w:r w:rsidDel="00000000" w:rsidR="00000000" w:rsidRPr="00000000">
              <w:rPr>
                <w:rFonts w:ascii="Calibri" w:cs="Calibri" w:eastAsia="Calibri" w:hAnsi="Calibri"/>
                <w:rtl w:val="0"/>
              </w:rPr>
              <w:t xml:space="preserve">User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6">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Platform Admin to view accounts, suspend or reactivate them and unlock logins.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7">
            <w:pPr>
              <w:spacing w:after="40" w:lineRule="auto"/>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8">
            <w:pPr>
              <w:spacing w:after="40" w:lineRule="auto"/>
              <w:rPr>
                <w:rFonts w:ascii="Calibri" w:cs="Calibri" w:eastAsia="Calibri" w:hAnsi="Calibri"/>
              </w:rPr>
            </w:pPr>
            <w:r w:rsidDel="00000000" w:rsidR="00000000" w:rsidRPr="00000000">
              <w:rPr>
                <w:rFonts w:ascii="Calibri" w:cs="Calibri" w:eastAsia="Calibri" w:hAnsi="Calibri"/>
                <w:rtl w:val="0"/>
              </w:rPr>
              <w:t xml:space="preserve">Administration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9">
            <w:pPr>
              <w:spacing w:after="40" w:lineRule="auto"/>
              <w:rPr>
                <w:rFonts w:ascii="Calibri" w:cs="Calibri" w:eastAsia="Calibri" w:hAnsi="Calibri"/>
              </w:rPr>
            </w:pPr>
            <w:r w:rsidDel="00000000" w:rsidR="00000000" w:rsidRPr="00000000">
              <w:rPr>
                <w:rFonts w:ascii="Calibri" w:cs="Calibri" w:eastAsia="Calibri" w:hAnsi="Calibri"/>
                <w:rtl w:val="0"/>
              </w:rPr>
              <w:t xml:space="preserve">Role &amp; Permission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A">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Platform Admin to view Roles and Permissions.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B">
            <w:pPr>
              <w:spacing w:after="40" w:lineRule="auto"/>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C">
            <w:pPr>
              <w:spacing w:after="40" w:lineRule="auto"/>
              <w:rPr>
                <w:rFonts w:ascii="Calibri" w:cs="Calibri" w:eastAsia="Calibri" w:hAnsi="Calibri"/>
              </w:rPr>
            </w:pPr>
            <w:r w:rsidDel="00000000" w:rsidR="00000000" w:rsidRPr="00000000">
              <w:rPr>
                <w:rFonts w:ascii="Calibri" w:cs="Calibri" w:eastAsia="Calibri" w:hAnsi="Calibri"/>
                <w:rtl w:val="0"/>
              </w:rPr>
              <w:t xml:space="preserve">Administration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D">
            <w:pPr>
              <w:spacing w:after="40" w:lineRule="auto"/>
              <w:rPr>
                <w:rFonts w:ascii="Calibri" w:cs="Calibri" w:eastAsia="Calibri" w:hAnsi="Calibri"/>
              </w:rPr>
            </w:pPr>
            <w:r w:rsidDel="00000000" w:rsidR="00000000" w:rsidRPr="00000000">
              <w:rPr>
                <w:rFonts w:ascii="Calibri" w:cs="Calibri" w:eastAsia="Calibri" w:hAnsi="Calibri"/>
                <w:rtl w:val="0"/>
              </w:rPr>
              <w:t xml:space="preserve">Company Verification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E">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Platform Admin to review Company verification requests.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F">
            <w:pPr>
              <w:spacing w:after="40" w:lineRule="auto"/>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0">
            <w:pPr>
              <w:spacing w:after="40" w:lineRule="auto"/>
              <w:rPr>
                <w:rFonts w:ascii="Calibri" w:cs="Calibri" w:eastAsia="Calibri" w:hAnsi="Calibri"/>
              </w:rPr>
            </w:pPr>
            <w:r w:rsidDel="00000000" w:rsidR="00000000" w:rsidRPr="00000000">
              <w:rPr>
                <w:rFonts w:ascii="Calibri" w:cs="Calibri" w:eastAsia="Calibri" w:hAnsi="Calibri"/>
                <w:rtl w:val="0"/>
              </w:rPr>
              <w:t xml:space="preserve">Administration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1">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 Application Review</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2">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Platform Admin to approve or reject Affiliate registrations.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3">
            <w:pPr>
              <w:spacing w:after="40" w:lineRule="auto"/>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4">
            <w:pPr>
              <w:spacing w:after="40" w:lineRule="auto"/>
              <w:rPr>
                <w:rFonts w:ascii="Calibri" w:cs="Calibri" w:eastAsia="Calibri" w:hAnsi="Calibri"/>
              </w:rPr>
            </w:pPr>
            <w:r w:rsidDel="00000000" w:rsidR="00000000" w:rsidRPr="00000000">
              <w:rPr>
                <w:rFonts w:ascii="Calibri" w:cs="Calibri" w:eastAsia="Calibri" w:hAnsi="Calibri"/>
                <w:rtl w:val="0"/>
              </w:rPr>
              <w:t xml:space="preserve">Administration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5">
            <w:pPr>
              <w:spacing w:after="40" w:lineRule="auto"/>
              <w:rPr>
                <w:rFonts w:ascii="Calibri" w:cs="Calibri" w:eastAsia="Calibri" w:hAnsi="Calibri"/>
              </w:rPr>
            </w:pPr>
            <w:r w:rsidDel="00000000" w:rsidR="00000000" w:rsidRPr="00000000">
              <w:rPr>
                <w:rFonts w:ascii="Calibri" w:cs="Calibri" w:eastAsia="Calibri" w:hAnsi="Calibri"/>
                <w:rtl w:val="0"/>
              </w:rPr>
              <w:t xml:space="preserve">Dispute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6">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Platform Admin to review disputes and supporting evidence.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7">
            <w:pPr>
              <w:spacing w:after="40" w:lineRule="auto"/>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8">
            <w:pPr>
              <w:spacing w:after="40" w:lineRule="auto"/>
              <w:rPr>
                <w:rFonts w:ascii="Calibri" w:cs="Calibri" w:eastAsia="Calibri" w:hAnsi="Calibri"/>
              </w:rPr>
            </w:pPr>
            <w:r w:rsidDel="00000000" w:rsidR="00000000" w:rsidRPr="00000000">
              <w:rPr>
                <w:rFonts w:ascii="Calibri" w:cs="Calibri" w:eastAsia="Calibri" w:hAnsi="Calibri"/>
                <w:rtl w:val="0"/>
              </w:rPr>
              <w:t xml:space="preserve">Finance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9">
            <w:pPr>
              <w:spacing w:after="40" w:lineRule="auto"/>
              <w:rPr>
                <w:rFonts w:ascii="Calibri" w:cs="Calibri" w:eastAsia="Calibri" w:hAnsi="Calibri"/>
              </w:rPr>
            </w:pPr>
            <w:r w:rsidDel="00000000" w:rsidR="00000000" w:rsidRPr="00000000">
              <w:rPr>
                <w:rFonts w:ascii="Calibri" w:cs="Calibri" w:eastAsia="Calibri" w:hAnsi="Calibri"/>
                <w:rtl w:val="0"/>
              </w:rPr>
              <w:t xml:space="preserve">Service Fee Receivables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A">
            <w:pPr>
              <w:spacing w:after="40" w:lineRule="auto"/>
              <w:rPr>
                <w:rFonts w:ascii="Calibri" w:cs="Calibri" w:eastAsia="Calibri" w:hAnsi="Calibri"/>
              </w:rPr>
            </w:pPr>
            <w:r w:rsidDel="00000000" w:rsidR="00000000" w:rsidRPr="00000000">
              <w:rPr>
                <w:rFonts w:ascii="Calibri" w:cs="Calibri" w:eastAsia="Calibri" w:hAnsi="Calibri"/>
                <w:rtl w:val="0"/>
              </w:rPr>
              <w:t xml:space="preserve">Lists service fees owed by Client Companies and lets Platform Admin record payments.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B">
            <w:pPr>
              <w:spacing w:after="40" w:lineRule="auto"/>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C">
            <w:pPr>
              <w:spacing w:after="40" w:lineRule="auto"/>
              <w:rPr>
                <w:rFonts w:ascii="Calibri" w:cs="Calibri" w:eastAsia="Calibri" w:hAnsi="Calibri"/>
              </w:rPr>
            </w:pPr>
            <w:r w:rsidDel="00000000" w:rsidR="00000000" w:rsidRPr="00000000">
              <w:rPr>
                <w:rFonts w:ascii="Calibri" w:cs="Calibri" w:eastAsia="Calibri" w:hAnsi="Calibri"/>
                <w:rtl w:val="0"/>
              </w:rPr>
              <w:t xml:space="preserve">Finance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D">
            <w:pPr>
              <w:spacing w:after="40" w:lineRule="auto"/>
              <w:rPr>
                <w:rFonts w:ascii="Calibri" w:cs="Calibri" w:eastAsia="Calibri" w:hAnsi="Calibri"/>
              </w:rPr>
            </w:pPr>
            <w:r w:rsidDel="00000000" w:rsidR="00000000" w:rsidRPr="00000000">
              <w:rPr>
                <w:rFonts w:ascii="Calibri" w:cs="Calibri" w:eastAsia="Calibri" w:hAnsi="Calibri"/>
                <w:rtl w:val="0"/>
              </w:rPr>
              <w:t xml:space="preserve">Commission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E">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Platform Admin to review, approve or hold earned Commissions.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F">
            <w:pPr>
              <w:spacing w:after="40" w:lineRule="auto"/>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0">
            <w:pPr>
              <w:spacing w:after="40" w:lineRule="auto"/>
              <w:rPr>
                <w:rFonts w:ascii="Calibri" w:cs="Calibri" w:eastAsia="Calibri" w:hAnsi="Calibri"/>
              </w:rPr>
            </w:pPr>
            <w:r w:rsidDel="00000000" w:rsidR="00000000" w:rsidRPr="00000000">
              <w:rPr>
                <w:rFonts w:ascii="Calibri" w:cs="Calibri" w:eastAsia="Calibri" w:hAnsi="Calibri"/>
                <w:rtl w:val="0"/>
              </w:rPr>
              <w:t xml:space="preserve">Finance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1">
            <w:pPr>
              <w:spacing w:after="40" w:lineRule="auto"/>
              <w:rPr>
                <w:rFonts w:ascii="Calibri" w:cs="Calibri" w:eastAsia="Calibri" w:hAnsi="Calibri"/>
              </w:rPr>
            </w:pPr>
            <w:r w:rsidDel="00000000" w:rsidR="00000000" w:rsidRPr="00000000">
              <w:rPr>
                <w:rFonts w:ascii="Calibri" w:cs="Calibri" w:eastAsia="Calibri" w:hAnsi="Calibri"/>
                <w:rtl w:val="0"/>
              </w:rPr>
              <w:t xml:space="preserve">Payout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2">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Platform Admin to record and track Payouts. Money transfer happens outside the system.</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3">
            <w:pPr>
              <w:spacing w:after="40" w:lineRule="auto"/>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4">
            <w:pPr>
              <w:spacing w:after="40" w:lineRule="auto"/>
              <w:rPr>
                <w:rFonts w:ascii="Calibri" w:cs="Calibri" w:eastAsia="Calibri" w:hAnsi="Calibri"/>
              </w:rPr>
            </w:pPr>
            <w:r w:rsidDel="00000000" w:rsidR="00000000" w:rsidRPr="00000000">
              <w:rPr>
                <w:rFonts w:ascii="Calibri" w:cs="Calibri" w:eastAsia="Calibri" w:hAnsi="Calibri"/>
                <w:rtl w:val="0"/>
              </w:rPr>
              <w:t xml:space="preserve">Administration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5">
            <w:pPr>
              <w:spacing w:after="40" w:lineRule="auto"/>
              <w:rPr>
                <w:rFonts w:ascii="Calibri" w:cs="Calibri" w:eastAsia="Calibri" w:hAnsi="Calibri"/>
              </w:rPr>
            </w:pPr>
            <w:r w:rsidDel="00000000" w:rsidR="00000000" w:rsidRPr="00000000">
              <w:rPr>
                <w:rFonts w:ascii="Calibri" w:cs="Calibri" w:eastAsia="Calibri" w:hAnsi="Calibri"/>
                <w:rtl w:val="0"/>
              </w:rPr>
              <w:t xml:space="preserve">System Configuration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6">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Platform Admin to manage Service Types, allowed roles, Commission Rules and Milestones.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7">
            <w:pPr>
              <w:spacing w:after="40" w:lineRule="auto"/>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8">
            <w:pPr>
              <w:spacing w:after="40" w:lineRule="auto"/>
              <w:rPr>
                <w:rFonts w:ascii="Calibri" w:cs="Calibri" w:eastAsia="Calibri" w:hAnsi="Calibri"/>
              </w:rPr>
            </w:pPr>
            <w:r w:rsidDel="00000000" w:rsidR="00000000" w:rsidRPr="00000000">
              <w:rPr>
                <w:rFonts w:ascii="Calibri" w:cs="Calibri" w:eastAsia="Calibri" w:hAnsi="Calibri"/>
                <w:rtl w:val="0"/>
              </w:rPr>
              <w:t xml:space="preserve">Audit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9">
            <w:pPr>
              <w:spacing w:after="40" w:lineRule="auto"/>
              <w:rPr>
                <w:rFonts w:ascii="Calibri" w:cs="Calibri" w:eastAsia="Calibri" w:hAnsi="Calibri"/>
              </w:rPr>
            </w:pPr>
            <w:r w:rsidDel="00000000" w:rsidR="00000000" w:rsidRPr="00000000">
              <w:rPr>
                <w:rFonts w:ascii="Calibri" w:cs="Calibri" w:eastAsia="Calibri" w:hAnsi="Calibri"/>
                <w:rtl w:val="0"/>
              </w:rPr>
              <w:t xml:space="preserve">Audit Trail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A">
            <w:pPr>
              <w:spacing w:after="40" w:lineRule="auto"/>
              <w:rPr>
                <w:rFonts w:ascii="Calibri" w:cs="Calibri" w:eastAsia="Calibri" w:hAnsi="Calibri"/>
              </w:rPr>
            </w:pPr>
            <w:r w:rsidDel="00000000" w:rsidR="00000000" w:rsidRPr="00000000">
              <w:rPr>
                <w:rFonts w:ascii="Calibri" w:cs="Calibri" w:eastAsia="Calibri" w:hAnsi="Calibri"/>
                <w:rtl w:val="0"/>
              </w:rPr>
              <w:t xml:space="preserve">Allows Platform Admin to search audit records.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B">
            <w:pPr>
              <w:spacing w:after="40" w:lineRule="auto"/>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C">
            <w:pPr>
              <w:spacing w:after="40" w:lineRule="auto"/>
              <w:rPr>
                <w:rFonts w:ascii="Calibri" w:cs="Calibri" w:eastAsia="Calibri" w:hAnsi="Calibri"/>
              </w:rPr>
            </w:pPr>
            <w:r w:rsidDel="00000000" w:rsidR="00000000" w:rsidRPr="00000000">
              <w:rPr>
                <w:rFonts w:ascii="Calibri" w:cs="Calibri" w:eastAsia="Calibri" w:hAnsi="Calibri"/>
                <w:rtl w:val="0"/>
              </w:rPr>
              <w:t xml:space="preserve">Reporting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D">
            <w:pPr>
              <w:spacing w:after="40" w:lineRule="auto"/>
              <w:rPr>
                <w:rFonts w:ascii="Calibri" w:cs="Calibri" w:eastAsia="Calibri" w:hAnsi="Calibri"/>
              </w:rPr>
            </w:pPr>
            <w:r w:rsidDel="00000000" w:rsidR="00000000" w:rsidRPr="00000000">
              <w:rPr>
                <w:rFonts w:ascii="Calibri" w:cs="Calibri" w:eastAsia="Calibri" w:hAnsi="Calibri"/>
                <w:rtl w:val="0"/>
              </w:rPr>
              <w:t xml:space="preserve">Reports /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E">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dashboards and reports according to Role and data scope.</w:t>
            </w:r>
          </w:p>
        </w:tc>
      </w:tr>
      <w:tr>
        <w:trPr>
          <w:cantSplit w:val="1"/>
          <w:tblHeader w:val="0"/>
          <w:ins w:id="9067"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63" w:author="Lu (Claude)" w:date="2026-10-21T00:00:00Z">
              <w:r>
                <w:rPr>
                  <w:rFonts w:ascii="Calibri" w:cs="Calibri" w:eastAsia="Calibri" w:hAnsi="Calibri"/>
                  <w:rtl w:val="0"/>
                </w:rPr>
                <w:t xml:space="preserve">47</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64" w:author="Lu (Claude)" w:date="2026-10-21T00:00:00Z">
              <w:r>
                <w:rPr>
                  <w:rFonts w:ascii="Calibri" w:cs="Calibri" w:eastAsia="Calibri" w:hAnsi="Calibri"/>
                  <w:rtl w:val="0"/>
                </w:rPr>
                <w:t xml:space="preserve">Candidate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65" w:author="Lu (Claude)" w:date="2026-10-21T00:00:00Z">
              <w:r>
                <w:rPr>
                  <w:rFonts w:ascii="Calibri" w:cs="Calibri" w:eastAsia="Calibri" w:hAnsi="Calibri"/>
                  <w:rtl w:val="0"/>
                </w:rPr>
                <w:t xml:space="preserve">CV Builder</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66" w:author="Lu (Claude)" w:date="2026-10-21T00:00:00Z">
              <w:r>
                <w:rPr>
                  <w:rFonts w:ascii="Calibri" w:cs="Calibri" w:eastAsia="Calibri" w:hAnsi="Calibri"/>
                  <w:rtl w:val="0"/>
                </w:rPr>
                <w:t xml:space="preserve">Allows the Candidate to build a CV from a template and export it as a PDF.</w:t>
              </w:r>
            </w:ins>
          </w:p>
        </w:tc>
      </w:tr>
      <w:tr>
        <w:trPr>
          <w:cantSplit w:val="1"/>
          <w:tblHeader w:val="0"/>
          <w:ins w:id="9072"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68" w:author="Lu (Claude)" w:date="2026-10-21T00:00:00Z">
              <w:r>
                <w:rPr>
                  <w:rFonts w:ascii="Calibri" w:cs="Calibri" w:eastAsia="Calibri" w:hAnsi="Calibri"/>
                  <w:rtl w:val="0"/>
                </w:rPr>
                <w:t xml:space="preserve">48</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69" w:author="Lu (Claude)" w:date="2026-10-21T00:00:00Z">
              <w:r>
                <w:rPr>
                  <w:rFonts w:ascii="Calibri" w:cs="Calibri" w:eastAsia="Calibri" w:hAnsi="Calibri"/>
                  <w:rtl w:val="0"/>
                </w:rPr>
                <w:t xml:space="preserve">Candidate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70" w:author="Lu (Claude)" w:date="2026-10-21T00:00:00Z">
              <w:r>
                <w:rPr>
                  <w:rFonts w:ascii="Calibri" w:cs="Calibri" w:eastAsia="Calibri" w:hAnsi="Calibri"/>
                  <w:rtl w:val="0"/>
                </w:rPr>
                <w:t xml:space="preserve">Job Suggestions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71" w:author="Lu (Claude)" w:date="2026-10-21T00:00:00Z">
              <w:r>
                <w:rPr>
                  <w:rFonts w:ascii="Calibri" w:cs="Calibri" w:eastAsia="Calibri" w:hAnsi="Calibri"/>
                  <w:rtl w:val="0"/>
                </w:rPr>
                <w:t xml:space="preserve">Displays Jobs suggested by AI matching for a public profile with a primary CV.</w:t>
              </w:r>
            </w:ins>
          </w:p>
        </w:tc>
      </w:tr>
      <w:tr>
        <w:trPr>
          <w:cantSplit w:val="1"/>
          <w:tblHeader w:val="0"/>
          <w:ins w:id="9077"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73" w:author="Lu (Claude)" w:date="2026-10-21T00:00:00Z">
              <w:r>
                <w:rPr>
                  <w:rFonts w:ascii="Calibri" w:cs="Calibri" w:eastAsia="Calibri" w:hAnsi="Calibri"/>
                  <w:rtl w:val="0"/>
                </w:rPr>
                <w:t xml:space="preserve">49</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74" w:author="Lu (Claude)" w:date="2026-10-21T00:00:00Z">
              <w:r>
                <w:rPr>
                  <w:rFonts w:ascii="Calibri" w:cs="Calibri" w:eastAsia="Calibri" w:hAnsi="Calibri"/>
                  <w:rtl w:val="0"/>
                </w:rPr>
                <w:t xml:space="preserve">Recruitment</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75" w:author="Lu (Claude)" w:date="2026-10-21T00:00:00Z">
              <w:r>
                <w:rPr>
                  <w:rFonts w:ascii="Calibri" w:cs="Calibri" w:eastAsia="Calibri" w:hAnsi="Calibri"/>
                  <w:rtl w:val="0"/>
                </w:rPr>
                <w:t xml:space="preserve">Sourcing Deliveries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76" w:author="Lu (Claude)" w:date="2026-10-21T00:00:00Z">
              <w:r>
                <w:rPr>
                  <w:rFonts w:ascii="Calibri" w:cs="Calibri" w:eastAsia="Calibri" w:hAnsi="Calibri"/>
                  <w:rtl w:val="0"/>
                </w:rPr>
                <w:t xml:space="preserve">Allows the Client to accept or reject CVs delivered for a CV Sourcing Job.</w:t>
              </w:r>
            </w:ins>
          </w:p>
        </w:tc>
      </w:tr>
      <w:tr>
        <w:trPr>
          <w:cantSplit w:val="1"/>
          <w:tblHeader w:val="0"/>
          <w:ins w:id="9082"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78" w:author="Lu (Claude)" w:date="2026-10-21T00:00:00Z">
              <w:r>
                <w:rPr>
                  <w:rFonts w:ascii="Calibri" w:cs="Calibri" w:eastAsia="Calibri" w:hAnsi="Calibri"/>
                  <w:rtl w:val="0"/>
                </w:rPr>
                <w:t xml:space="preserve">50</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79" w:author="Lu (Claude)" w:date="2026-10-21T00:00:00Z">
              <w:r>
                <w:rPr>
                  <w:rFonts w:ascii="Calibri" w:cs="Calibri" w:eastAsia="Calibri" w:hAnsi="Calibri"/>
                  <w:rtl w:val="0"/>
                </w:rPr>
                <w:t xml:space="preserve">Administration</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80" w:author="Lu (Claude)" w:date="2026-10-21T00:00:00Z">
              <w:r>
                <w:rPr>
                  <w:rFonts w:ascii="Calibri" w:cs="Calibri" w:eastAsia="Calibri" w:hAnsi="Calibri"/>
                  <w:rtl w:val="0"/>
                </w:rPr>
                <w:t xml:space="preserve">Business Settings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81" w:author="Lu (Claude)" w:date="2026-10-21T00:00:00Z">
              <w:r>
                <w:rPr>
                  <w:rFonts w:ascii="Calibri" w:cs="Calibri" w:eastAsia="Calibri" w:hAnsi="Calibri"/>
                  <w:rtl w:val="0"/>
                </w:rPr>
                <w:t xml:space="preserve">Allows Platform Admin to change configurable business values (consent, dispute and warranty periods, fees, limits).</w:t>
              </w:r>
            </w:ins>
          </w:p>
        </w:tc>
      </w:tr>
      <w:tr>
        <w:trPr>
          <w:cantSplit w:val="1"/>
          <w:tblHeader w:val="0"/>
          <w:ins w:id="9087"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83" w:author="Lu (Claude)" w:date="2026-10-21T00:00:00Z">
              <w:r>
                <w:rPr>
                  <w:rFonts w:ascii="Calibri" w:cs="Calibri" w:eastAsia="Calibri" w:hAnsi="Calibri"/>
                  <w:rtl w:val="0"/>
                </w:rPr>
                <w:t xml:space="preserve">51</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84" w:author="Lu (Claude)" w:date="2026-10-21T00:00:00Z">
              <w:r>
                <w:rPr>
                  <w:rFonts w:ascii="Calibri" w:cs="Calibri" w:eastAsia="Calibri" w:hAnsi="Calibri"/>
                  <w:rtl w:val="0"/>
                </w:rPr>
                <w:t xml:space="preserve">Support</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85" w:author="Lu (Claude)" w:date="2026-10-21T00:00:00Z">
              <w:r>
                <w:rPr>
                  <w:rFonts w:ascii="Calibri" w:cs="Calibri" w:eastAsia="Calibri" w:hAnsi="Calibri"/>
                  <w:rtl w:val="0"/>
                </w:rPr>
                <w:t xml:space="preserve">Contact Requests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86" w:author="Lu (Claude)" w:date="2026-10-21T00:00:00Z">
              <w:r>
                <w:rPr>
                  <w:rFonts w:ascii="Calibri" w:cs="Calibri" w:eastAsia="Calibri" w:hAnsi="Calibri"/>
                  <w:rtl w:val="0"/>
                </w:rPr>
                <w:t xml:space="preserve">Allows Internal HR and Platform Admin to process contact form requests.</w:t>
              </w:r>
            </w:ins>
          </w:p>
        </w:tc>
      </w:tr>
      <w:tr>
        <w:trPr>
          <w:cantSplit w:val="1"/>
          <w:tblHeader w:val="0"/>
          <w:ins w:id="9092"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88" w:author="Lu (Claude)" w:date="2026-10-21T00:00:00Z">
              <w:r>
                <w:rPr>
                  <w:rFonts w:ascii="Calibri" w:cs="Calibri" w:eastAsia="Calibri" w:hAnsi="Calibri"/>
                  <w:rtl w:val="0"/>
                </w:rPr>
                <w:t xml:space="preserve">52</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89" w:author="Lu (Claude)" w:date="2026-10-21T00:00:00Z">
              <w:r>
                <w:rPr>
                  <w:rFonts w:ascii="Calibri" w:cs="Calibri" w:eastAsia="Calibri" w:hAnsi="Calibri"/>
                  <w:rtl w:val="0"/>
                </w:rPr>
                <w:t xml:space="preserve">Job</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90" w:author="Lu (Claude)" w:date="2026-10-21T00:00:00Z">
              <w:r>
                <w:rPr>
                  <w:rFonts w:ascii="Calibri" w:cs="Calibri" w:eastAsia="Calibri" w:hAnsi="Calibri"/>
                  <w:rtl w:val="0"/>
                </w:rPr>
                <w:t xml:space="preserve">Service Agreement</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91" w:author="Lu (Claude)" w:date="2026-10-21T00:00:00Z">
              <w:r>
                <w:rPr>
                  <w:rFonts w:ascii="Calibri" w:cs="Calibri" w:eastAsia="Calibri" w:hAnsi="Calibri"/>
                  <w:rtl w:val="0"/>
                </w:rPr>
                <w:t xml:space="preserve">Allows the Client to review, accept or request changes to, and sign the Service Agreement of a Job. [Planned]</w:t>
              </w:r>
            </w:ins>
          </w:p>
        </w:tc>
      </w:tr>
    </w:tbl>
    <w:p w:rsidR="00000000" w:rsidDel="00000000" w:rsidP="00000000" w:rsidRDefault="00000000" w:rsidRPr="00000000" w14:paraId="0000024F">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250">
      <w:pPr>
        <w:pStyle w:val="Heading4"/>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3.1.3 Screen Authorization</w:t>
      </w:r>
    </w:p>
    <w:p w:rsidR="00000000" w:rsidDel="00000000" w:rsidP="00000000" w:rsidRDefault="00000000" w:rsidRPr="00000000" w14:paraId="00000251">
      <w:pPr>
        <w:spacing w:after="120" w:lineRule="auto"/>
        <w:rPr>
          <w:rFonts w:ascii="Calibri" w:cs="Calibri" w:eastAsia="Calibri" w:hAnsi="Calibri"/>
        </w:rPr>
      </w:pPr>
      <w:r w:rsidDel="00000000" w:rsidR="00000000" w:rsidRPr="00000000">
        <w:rPr>
          <w:rFonts w:ascii="Calibri" w:cs="Calibri" w:eastAsia="Calibri" w:hAnsi="Calibri"/>
          <w:rtl w:val="0"/>
        </w:rPr>
        <w:t xml:space="preserve">Legend: X = full access; S = access scoped to the user's own data or own Company; R = read-only access for support and oversight; — = no access. For Screening Workspace, access depends on the Job's Service Type.</w:t>
      </w:r>
    </w:p>
    <w:p w:rsidR="00000000" w:rsidDel="00000000" w:rsidP="00000000" w:rsidRDefault="00000000" w:rsidRPr="00000000" w14:paraId="00000252">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Table 3.1.3. HR Connect Screen Authorization Matrix</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7"/>
        <w:gridCol w:w="903"/>
        <w:gridCol w:w="1083"/>
        <w:gridCol w:w="993"/>
        <w:gridCol w:w="1173"/>
        <w:gridCol w:w="1264"/>
        <w:gridCol w:w="1083"/>
        <w:tblGridChange w:id="0">
          <w:tblGrid>
            <w:gridCol w:w="2527"/>
            <w:gridCol w:w="903"/>
            <w:gridCol w:w="1083"/>
            <w:gridCol w:w="993"/>
            <w:gridCol w:w="1173"/>
            <w:gridCol w:w="1264"/>
            <w:gridCol w:w="1083"/>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253">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254">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Guest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255">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Candidate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256">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Affiliate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257">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Client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258">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Internal HR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259">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Platform Admin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A">
            <w:pPr>
              <w:spacing w:after="40" w:lineRule="auto"/>
              <w:rPr>
                <w:rFonts w:ascii="Calibri" w:cs="Calibri" w:eastAsia="Calibri" w:hAnsi="Calibri"/>
              </w:rPr>
            </w:pPr>
            <w:r w:rsidDel="00000000" w:rsidR="00000000" w:rsidRPr="00000000">
              <w:rPr>
                <w:rFonts w:ascii="Calibri" w:cs="Calibri" w:eastAsia="Calibri" w:hAnsi="Calibri"/>
                <w:rtl w:val="0"/>
              </w:rPr>
              <w:t xml:space="preserve">Home / Public Information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B">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C">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D">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E">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F">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0">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1">
            <w:pPr>
              <w:spacing w:after="40" w:lineRule="auto"/>
              <w:rPr>
                <w:rFonts w:ascii="Calibri" w:cs="Calibri" w:eastAsia="Calibri" w:hAnsi="Calibri"/>
              </w:rPr>
            </w:pPr>
            <w:r w:rsidDel="00000000" w:rsidR="00000000" w:rsidRPr="00000000">
              <w:rPr>
                <w:rFonts w:ascii="Calibri" w:cs="Calibri" w:eastAsia="Calibri" w:hAnsi="Calibri"/>
                <w:rtl w:val="0"/>
              </w:rPr>
              <w:t xml:space="preserve">Job Search / Job Detail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2">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3">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4">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5">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6">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7">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8">
            <w:pPr>
              <w:spacing w:after="40" w:lineRule="auto"/>
              <w:rPr>
                <w:rFonts w:ascii="Calibri" w:cs="Calibri" w:eastAsia="Calibri" w:hAnsi="Calibri"/>
              </w:rPr>
            </w:pPr>
            <w:r w:rsidDel="00000000" w:rsidR="00000000" w:rsidRPr="00000000">
              <w:rPr>
                <w:rFonts w:ascii="Calibri" w:cs="Calibri" w:eastAsia="Calibri" w:hAnsi="Calibri"/>
                <w:rtl w:val="0"/>
              </w:rPr>
              <w:t xml:space="preserve">Register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9">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A">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B">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C">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D">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E">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F">
            <w:pPr>
              <w:spacing w:after="40" w:lineRule="auto"/>
              <w:rPr>
                <w:rFonts w:ascii="Calibri" w:cs="Calibri" w:eastAsia="Calibri" w:hAnsi="Calibri"/>
              </w:rPr>
            </w:pPr>
            <w:r w:rsidDel="00000000" w:rsidR="00000000" w:rsidRPr="00000000">
              <w:rPr>
                <w:rFonts w:ascii="Calibri" w:cs="Calibri" w:eastAsia="Calibri" w:hAnsi="Calibri"/>
                <w:rtl w:val="0"/>
              </w:rPr>
              <w:t xml:space="preserve">Login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0">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1">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2">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3">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4">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5">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6">
            <w:pPr>
              <w:spacing w:after="40" w:lineRule="auto"/>
              <w:rPr>
                <w:rFonts w:ascii="Calibri" w:cs="Calibri" w:eastAsia="Calibri" w:hAnsi="Calibri"/>
              </w:rPr>
            </w:pPr>
            <w:r w:rsidDel="00000000" w:rsidR="00000000" w:rsidRPr="00000000">
              <w:rPr>
                <w:rFonts w:ascii="Calibri" w:cs="Calibri" w:eastAsia="Calibri" w:hAnsi="Calibri"/>
                <w:rtl w:val="0"/>
              </w:rPr>
              <w:t xml:space="preserve">Submission Consent Response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7">
            <w:pPr>
              <w:spacing w:after="40" w:lineRule="auto"/>
              <w:rPr>
                <w:rFonts w:ascii="Calibri" w:cs="Calibri" w:eastAsia="Calibri" w:hAnsi="Calibri"/>
              </w:rPr>
            </w:pPr>
            <w:r w:rsidDel="00000000" w:rsidR="00000000" w:rsidRPr="00000000">
              <w:rPr>
                <w:rFonts w:ascii="Calibri" w:cs="Calibri" w:eastAsia="Calibri" w:hAnsi="Calibri"/>
                <w:rtl w:val="0"/>
              </w:rPr>
              <w:t xml:space="preserve">X (by link)</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8">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9">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A">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B">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C">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D">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E">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F">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0">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1">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2">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3">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4">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 Profile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5">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6">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7">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8">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9">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A">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B">
            <w:pPr>
              <w:spacing w:after="40" w:lineRule="auto"/>
              <w:rPr>
                <w:rFonts w:ascii="Calibri" w:cs="Calibri" w:eastAsia="Calibri" w:hAnsi="Calibri"/>
              </w:rPr>
            </w:pPr>
            <w:r w:rsidDel="00000000" w:rsidR="00000000" w:rsidRPr="00000000">
              <w:rPr>
                <w:rFonts w:ascii="Calibri" w:cs="Calibri" w:eastAsia="Calibri" w:hAnsi="Calibri"/>
                <w:rtl w:val="0"/>
              </w:rPr>
              <w:t xml:space="preserve">My CVs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C">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D">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E">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F">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0">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1">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2">
            <w:pPr>
              <w:spacing w:after="40" w:lineRule="auto"/>
              <w:rPr>
                <w:rFonts w:ascii="Calibri" w:cs="Calibri" w:eastAsia="Calibri" w:hAnsi="Calibri"/>
              </w:rPr>
            </w:pPr>
            <w:r w:rsidDel="00000000" w:rsidR="00000000" w:rsidRPr="00000000">
              <w:rPr>
                <w:rFonts w:ascii="Calibri" w:cs="Calibri" w:eastAsia="Calibri" w:hAnsi="Calibri"/>
                <w:rtl w:val="0"/>
              </w:rPr>
              <w:t xml:space="preserve">Apply to Job</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3">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4">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5">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6">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7">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8">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9">
            <w:pPr>
              <w:spacing w:after="40" w:lineRule="auto"/>
              <w:rPr>
                <w:rFonts w:ascii="Calibri" w:cs="Calibri" w:eastAsia="Calibri" w:hAnsi="Calibri"/>
              </w:rPr>
            </w:pPr>
            <w:r w:rsidDel="00000000" w:rsidR="00000000" w:rsidRPr="00000000">
              <w:rPr>
                <w:rFonts w:ascii="Calibri" w:cs="Calibri" w:eastAsia="Calibri" w:hAnsi="Calibri"/>
                <w:rtl w:val="0"/>
              </w:rPr>
              <w:t xml:space="preserve">My Applications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A">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B">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C">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D">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E">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F">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0">
            <w:pPr>
              <w:spacing w:after="40" w:lineRule="auto"/>
              <w:rPr>
                <w:rFonts w:ascii="Calibri" w:cs="Calibri" w:eastAsia="Calibri" w:hAnsi="Calibri"/>
              </w:rPr>
            </w:pPr>
            <w:r w:rsidDel="00000000" w:rsidR="00000000" w:rsidRPr="00000000">
              <w:rPr>
                <w:rFonts w:ascii="Calibri" w:cs="Calibri" w:eastAsia="Calibri" w:hAnsi="Calibri"/>
                <w:rtl w:val="0"/>
              </w:rPr>
              <w:t xml:space="preserve">Offer Detail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1">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2">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3">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4">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5">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6">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7">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8">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9">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A">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B">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C">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D">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E">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 Profile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F">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0">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1">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2">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3">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4">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5">
            <w:pPr>
              <w:spacing w:after="40" w:lineRule="auto"/>
              <w:rPr>
                <w:rFonts w:ascii="Calibri" w:cs="Calibri" w:eastAsia="Calibri" w:hAnsi="Calibri"/>
              </w:rPr>
            </w:pPr>
            <w:r w:rsidDel="00000000" w:rsidR="00000000" w:rsidRPr="00000000">
              <w:rPr>
                <w:rFonts w:ascii="Calibri" w:cs="Calibri" w:eastAsia="Calibri" w:hAnsi="Calibri"/>
                <w:rtl w:val="0"/>
              </w:rPr>
              <w:t xml:space="preserve">Submit Candidate/CV</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6">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7">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8">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9">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A">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B">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C">
            <w:pPr>
              <w:spacing w:after="40" w:lineRule="auto"/>
              <w:rPr>
                <w:rFonts w:ascii="Calibri" w:cs="Calibri" w:eastAsia="Calibri" w:hAnsi="Calibri"/>
              </w:rPr>
            </w:pPr>
            <w:r w:rsidDel="00000000" w:rsidR="00000000" w:rsidRPr="00000000">
              <w:rPr>
                <w:rFonts w:ascii="Calibri" w:cs="Calibri" w:eastAsia="Calibri" w:hAnsi="Calibri"/>
                <w:rtl w:val="0"/>
              </w:rPr>
              <w:t xml:space="preserve">My Submissions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D">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E">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F">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0">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1">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2">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3">
            <w:pPr>
              <w:spacing w:after="40" w:lineRule="auto"/>
              <w:rPr>
                <w:rFonts w:ascii="Calibri" w:cs="Calibri" w:eastAsia="Calibri" w:hAnsi="Calibri"/>
              </w:rPr>
            </w:pPr>
            <w:r w:rsidDel="00000000" w:rsidR="00000000" w:rsidRPr="00000000">
              <w:rPr>
                <w:rFonts w:ascii="Calibri" w:cs="Calibri" w:eastAsia="Calibri" w:hAnsi="Calibri"/>
                <w:rtl w:val="0"/>
              </w:rPr>
              <w:t xml:space="preserve">Submission / Attribution Detail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4">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5">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6">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7">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8">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9">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A">
            <w:pPr>
              <w:spacing w:after="40" w:lineRule="auto"/>
              <w:rPr>
                <w:rFonts w:ascii="Calibri" w:cs="Calibri" w:eastAsia="Calibri" w:hAnsi="Calibri"/>
              </w:rPr>
            </w:pPr>
            <w:r w:rsidDel="00000000" w:rsidR="00000000" w:rsidRPr="00000000">
              <w:rPr>
                <w:rFonts w:ascii="Calibri" w:cs="Calibri" w:eastAsia="Calibri" w:hAnsi="Calibri"/>
                <w:rtl w:val="0"/>
              </w:rPr>
              <w:t xml:space="preserve">Raise Dispute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B">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C">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D">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E">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F">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0">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1">
            <w:pPr>
              <w:spacing w:after="40" w:lineRule="auto"/>
              <w:rPr>
                <w:rFonts w:ascii="Calibri" w:cs="Calibri" w:eastAsia="Calibri" w:hAnsi="Calibri"/>
              </w:rPr>
            </w:pPr>
            <w:r w:rsidDel="00000000" w:rsidR="00000000" w:rsidRPr="00000000">
              <w:rPr>
                <w:rFonts w:ascii="Calibri" w:cs="Calibri" w:eastAsia="Calibri" w:hAnsi="Calibri"/>
                <w:rtl w:val="0"/>
              </w:rPr>
              <w:t xml:space="preserve">Commission &amp; Payout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2">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3">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4">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5">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6">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7">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8">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 Performance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9">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A">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B">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C">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D">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E">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F">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0">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1">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2">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3">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4">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5">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6">
            <w:pPr>
              <w:spacing w:after="40" w:lineRule="auto"/>
              <w:rPr>
                <w:rFonts w:ascii="Calibri" w:cs="Calibri" w:eastAsia="Calibri" w:hAnsi="Calibri"/>
              </w:rPr>
            </w:pPr>
            <w:r w:rsidDel="00000000" w:rsidR="00000000" w:rsidRPr="00000000">
              <w:rPr>
                <w:rFonts w:ascii="Calibri" w:cs="Calibri" w:eastAsia="Calibri" w:hAnsi="Calibri"/>
                <w:rtl w:val="0"/>
              </w:rPr>
              <w:t xml:space="preserve">Company Profile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7">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8">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9">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A">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B">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C">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D">
            <w:pPr>
              <w:spacing w:after="40" w:lineRule="auto"/>
              <w:rPr>
                <w:rFonts w:ascii="Calibri" w:cs="Calibri" w:eastAsia="Calibri" w:hAnsi="Calibri"/>
              </w:rPr>
            </w:pPr>
            <w:r w:rsidDel="00000000" w:rsidR="00000000" w:rsidRPr="00000000">
              <w:rPr>
                <w:rFonts w:ascii="Calibri" w:cs="Calibri" w:eastAsia="Calibri" w:hAnsi="Calibri"/>
                <w:rtl w:val="0"/>
              </w:rPr>
              <w:t xml:space="preserve">Job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E">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F">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0">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1">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2">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3">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4">
            <w:pPr>
              <w:spacing w:after="40" w:lineRule="auto"/>
              <w:rPr>
                <w:rFonts w:ascii="Calibri" w:cs="Calibri" w:eastAsia="Calibri" w:hAnsi="Calibri"/>
              </w:rPr>
            </w:pPr>
            <w:r w:rsidDel="00000000" w:rsidR="00000000" w:rsidRPr="00000000">
              <w:rPr>
                <w:rFonts w:ascii="Calibri" w:cs="Calibri" w:eastAsia="Calibri" w:hAnsi="Calibri"/>
                <w:rtl w:val="0"/>
              </w:rPr>
              <w:t xml:space="preserve">Create / Edit Job</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5">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6">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7">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8">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9">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A">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B">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 Pipeline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C">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D">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E">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F">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0">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1">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2">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 Review Detail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3">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4">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5">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6">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7">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8">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9">
            <w:pPr>
              <w:spacing w:after="40" w:lineRule="auto"/>
              <w:rPr>
                <w:rFonts w:ascii="Calibri" w:cs="Calibri" w:eastAsia="Calibri" w:hAnsi="Calibri"/>
              </w:rPr>
            </w:pPr>
            <w:r w:rsidDel="00000000" w:rsidR="00000000" w:rsidRPr="00000000">
              <w:rPr>
                <w:rFonts w:ascii="Calibri" w:cs="Calibri" w:eastAsia="Calibri" w:hAnsi="Calibri"/>
                <w:rtl w:val="0"/>
              </w:rPr>
              <w:t xml:space="preserve">Interview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A">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B">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C">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D">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E">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F">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0">
            <w:pPr>
              <w:spacing w:after="40" w:lineRule="auto"/>
              <w:rPr>
                <w:rFonts w:ascii="Calibri" w:cs="Calibri" w:eastAsia="Calibri" w:hAnsi="Calibri"/>
              </w:rPr>
            </w:pPr>
            <w:r w:rsidDel="00000000" w:rsidR="00000000" w:rsidRPr="00000000">
              <w:rPr>
                <w:rFonts w:ascii="Calibri" w:cs="Calibri" w:eastAsia="Calibri" w:hAnsi="Calibri"/>
                <w:rtl w:val="0"/>
              </w:rPr>
              <w:t xml:space="preserve">Interview Detail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1">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2">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3">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4">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5">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6">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7">
            <w:pPr>
              <w:spacing w:after="40" w:lineRule="auto"/>
              <w:rPr>
                <w:rFonts w:ascii="Calibri" w:cs="Calibri" w:eastAsia="Calibri" w:hAnsi="Calibri"/>
              </w:rPr>
            </w:pPr>
            <w:r w:rsidDel="00000000" w:rsidR="00000000" w:rsidRPr="00000000">
              <w:rPr>
                <w:rFonts w:ascii="Calibri" w:cs="Calibri" w:eastAsia="Calibri" w:hAnsi="Calibri"/>
                <w:rtl w:val="0"/>
              </w:rPr>
              <w:t xml:space="preserve">Offer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8">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9">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A">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B">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C">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D">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E">
            <w:pPr>
              <w:spacing w:after="40" w:lineRule="auto"/>
              <w:rPr>
                <w:rFonts w:ascii="Calibri" w:cs="Calibri" w:eastAsia="Calibri" w:hAnsi="Calibri"/>
              </w:rPr>
            </w:pPr>
            <w:r w:rsidDel="00000000" w:rsidR="00000000" w:rsidRPr="00000000">
              <w:rPr>
                <w:rFonts w:ascii="Calibri" w:cs="Calibri" w:eastAsia="Calibri" w:hAnsi="Calibri"/>
                <w:rtl w:val="0"/>
              </w:rPr>
              <w:t xml:space="preserve">Placement Detail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F">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0">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1">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2">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3">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4">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5">
            <w:pPr>
              <w:spacing w:after="40" w:lineRule="auto"/>
              <w:rPr>
                <w:rFonts w:ascii="Calibri" w:cs="Calibri" w:eastAsia="Calibri" w:hAnsi="Calibri"/>
              </w:rPr>
            </w:pPr>
            <w:del w:id="9093" w:author="Lu (Claude)" w:date="2026-10-21T00:00:00Z">
              <w:r>
                <w:rPr>
                  <w:rFonts w:ascii="Calibri" w:cs="Calibri" w:eastAsia="Calibri" w:hAnsi="Calibri"/>
                  <w:rtl w:val="0"/>
                </w:rPr>
                <w:delText xml:space="preserve">Probation / Warranty</w:delText>
              </w:r>
            </w:del>
            <w:ins w:id="9094" w:author="Lu (Claude)" w:date="2026-10-21T00:00:00Z">
              <w:r>
                <w:rPr>
                  <w:rFonts w:ascii="Calibri" w:cs="Calibri" w:eastAsia="Calibri" w:hAnsi="Calibri"/>
                  <w:rtl w:val="0"/>
                </w:rPr>
                <w:t xml:space="preserve">Warranty</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6">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7">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8">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9">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A">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B">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C">
            <w:pPr>
              <w:spacing w:after="40" w:lineRule="auto"/>
              <w:rPr>
                <w:rFonts w:ascii="Calibri" w:cs="Calibri" w:eastAsia="Calibri" w:hAnsi="Calibri"/>
              </w:rPr>
            </w:pPr>
            <w:r w:rsidDel="00000000" w:rsidR="00000000" w:rsidRPr="00000000">
              <w:rPr>
                <w:rFonts w:ascii="Calibri" w:cs="Calibri" w:eastAsia="Calibri" w:hAnsi="Calibri"/>
                <w:rtl w:val="0"/>
              </w:rPr>
              <w:t xml:space="preserve">HR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D">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E">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F">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0">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1">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2">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3">
            <w:pPr>
              <w:spacing w:after="40" w:lineRule="auto"/>
              <w:rPr>
                <w:rFonts w:ascii="Calibri" w:cs="Calibri" w:eastAsia="Calibri" w:hAnsi="Calibri"/>
              </w:rPr>
            </w:pPr>
            <w:r w:rsidDel="00000000" w:rsidR="00000000" w:rsidRPr="00000000">
              <w:rPr>
                <w:rFonts w:ascii="Calibri" w:cs="Calibri" w:eastAsia="Calibri" w:hAnsi="Calibri"/>
                <w:rtl w:val="0"/>
              </w:rPr>
              <w:t xml:space="preserve">Job Review Queue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4">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5">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6">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7">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8">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9">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A">
            <w:pPr>
              <w:spacing w:after="40" w:lineRule="auto"/>
              <w:rPr>
                <w:rFonts w:ascii="Calibri" w:cs="Calibri" w:eastAsia="Calibri" w:hAnsi="Calibri"/>
              </w:rPr>
            </w:pPr>
            <w:r w:rsidDel="00000000" w:rsidR="00000000" w:rsidRPr="00000000">
              <w:rPr>
                <w:rFonts w:ascii="Calibri" w:cs="Calibri" w:eastAsia="Calibri" w:hAnsi="Calibri"/>
                <w:rtl w:val="0"/>
              </w:rPr>
              <w:t xml:space="preserve">Screening Workspace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B">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C">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D">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E">
            <w:pPr>
              <w:spacing w:after="40" w:lineRule="auto"/>
              <w:rPr>
                <w:rFonts w:ascii="Calibri" w:cs="Calibri" w:eastAsia="Calibri" w:hAnsi="Calibri"/>
              </w:rPr>
            </w:pPr>
            <w:r w:rsidDel="00000000" w:rsidR="00000000" w:rsidRPr="00000000">
              <w:rPr>
                <w:rFonts w:ascii="Calibri" w:cs="Calibri" w:eastAsia="Calibri" w:hAnsi="Calibri"/>
                <w:rtl w:val="0"/>
              </w:rPr>
              <w:t xml:space="preserve">S (CV Application)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F">
            <w:pPr>
              <w:spacing w:after="40" w:lineRule="auto"/>
              <w:rPr>
                <w:rFonts w:ascii="Calibri" w:cs="Calibri" w:eastAsia="Calibri" w:hAnsi="Calibri"/>
              </w:rPr>
            </w:pPr>
            <w:r w:rsidDel="00000000" w:rsidR="00000000" w:rsidRPr="00000000">
              <w:rPr>
                <w:rFonts w:ascii="Calibri" w:cs="Calibri" w:eastAsia="Calibri" w:hAnsi="Calibri"/>
                <w:rtl w:val="0"/>
              </w:rPr>
              <w:t xml:space="preserve">X (Headhunt COD, CV Sourcing)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0">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1">
            <w:pPr>
              <w:spacing w:after="40" w:lineRule="auto"/>
              <w:rPr>
                <w:rFonts w:ascii="Calibri" w:cs="Calibri" w:eastAsia="Calibri" w:hAnsi="Calibri"/>
              </w:rPr>
            </w:pPr>
            <w:r w:rsidDel="00000000" w:rsidR="00000000" w:rsidRPr="00000000">
              <w:rPr>
                <w:rFonts w:ascii="Calibri" w:cs="Calibri" w:eastAsia="Calibri" w:hAnsi="Calibri"/>
                <w:rtl w:val="0"/>
              </w:rPr>
              <w:t xml:space="preserve">Admin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2">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3">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4">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5">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6">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7">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8">
            <w:pPr>
              <w:spacing w:after="40" w:lineRule="auto"/>
              <w:rPr>
                <w:rFonts w:ascii="Calibri" w:cs="Calibri" w:eastAsia="Calibri" w:hAnsi="Calibri"/>
              </w:rPr>
            </w:pPr>
            <w:r w:rsidDel="00000000" w:rsidR="00000000" w:rsidRPr="00000000">
              <w:rPr>
                <w:rFonts w:ascii="Calibri" w:cs="Calibri" w:eastAsia="Calibri" w:hAnsi="Calibri"/>
                <w:rtl w:val="0"/>
              </w:rPr>
              <w:t xml:space="preserve">User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9">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A">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B">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C">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D">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E">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F">
            <w:pPr>
              <w:spacing w:after="40" w:lineRule="auto"/>
              <w:rPr>
                <w:rFonts w:ascii="Calibri" w:cs="Calibri" w:eastAsia="Calibri" w:hAnsi="Calibri"/>
              </w:rPr>
            </w:pPr>
            <w:r w:rsidDel="00000000" w:rsidR="00000000" w:rsidRPr="00000000">
              <w:rPr>
                <w:rFonts w:ascii="Calibri" w:cs="Calibri" w:eastAsia="Calibri" w:hAnsi="Calibri"/>
                <w:rtl w:val="0"/>
              </w:rPr>
              <w:t xml:space="preserve">Role &amp; Permission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0">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1">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2">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3">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4">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5">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6">
            <w:pPr>
              <w:spacing w:after="40" w:lineRule="auto"/>
              <w:rPr>
                <w:rFonts w:ascii="Calibri" w:cs="Calibri" w:eastAsia="Calibri" w:hAnsi="Calibri"/>
              </w:rPr>
            </w:pPr>
            <w:r w:rsidDel="00000000" w:rsidR="00000000" w:rsidRPr="00000000">
              <w:rPr>
                <w:rFonts w:ascii="Calibri" w:cs="Calibri" w:eastAsia="Calibri" w:hAnsi="Calibri"/>
                <w:rtl w:val="0"/>
              </w:rPr>
              <w:t xml:space="preserve">Company Verification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7">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8">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9">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A">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B">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C">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D">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 Application Review</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E">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F">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0">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1">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2">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3">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4">
            <w:pPr>
              <w:spacing w:after="40" w:lineRule="auto"/>
              <w:rPr>
                <w:rFonts w:ascii="Calibri" w:cs="Calibri" w:eastAsia="Calibri" w:hAnsi="Calibri"/>
              </w:rPr>
            </w:pPr>
            <w:r w:rsidDel="00000000" w:rsidR="00000000" w:rsidRPr="00000000">
              <w:rPr>
                <w:rFonts w:ascii="Calibri" w:cs="Calibri" w:eastAsia="Calibri" w:hAnsi="Calibri"/>
                <w:rtl w:val="0"/>
              </w:rPr>
              <w:t xml:space="preserve">Dispute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5">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6">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7">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8">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9">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A">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B">
            <w:pPr>
              <w:spacing w:after="40" w:lineRule="auto"/>
              <w:rPr>
                <w:rFonts w:ascii="Calibri" w:cs="Calibri" w:eastAsia="Calibri" w:hAnsi="Calibri"/>
              </w:rPr>
            </w:pPr>
            <w:r w:rsidDel="00000000" w:rsidR="00000000" w:rsidRPr="00000000">
              <w:rPr>
                <w:rFonts w:ascii="Calibri" w:cs="Calibri" w:eastAsia="Calibri" w:hAnsi="Calibri"/>
                <w:rtl w:val="0"/>
              </w:rPr>
              <w:t xml:space="preserve">Service Fee Receivables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C">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D">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E">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F">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0">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1">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2">
            <w:pPr>
              <w:spacing w:after="40" w:lineRule="auto"/>
              <w:rPr>
                <w:rFonts w:ascii="Calibri" w:cs="Calibri" w:eastAsia="Calibri" w:hAnsi="Calibri"/>
              </w:rPr>
            </w:pPr>
            <w:r w:rsidDel="00000000" w:rsidR="00000000" w:rsidRPr="00000000">
              <w:rPr>
                <w:rFonts w:ascii="Calibri" w:cs="Calibri" w:eastAsia="Calibri" w:hAnsi="Calibri"/>
                <w:rtl w:val="0"/>
              </w:rPr>
              <w:t xml:space="preserve">Commission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3">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4">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5">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6">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7">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8">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9">
            <w:pPr>
              <w:spacing w:after="40" w:lineRule="auto"/>
              <w:rPr>
                <w:rFonts w:ascii="Calibri" w:cs="Calibri" w:eastAsia="Calibri" w:hAnsi="Calibri"/>
              </w:rPr>
            </w:pPr>
            <w:r w:rsidDel="00000000" w:rsidR="00000000" w:rsidRPr="00000000">
              <w:rPr>
                <w:rFonts w:ascii="Calibri" w:cs="Calibri" w:eastAsia="Calibri" w:hAnsi="Calibri"/>
                <w:rtl w:val="0"/>
              </w:rPr>
              <w:t xml:space="preserve">Payout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A">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B">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C">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D">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E">
            <w:pPr>
              <w:spacing w:after="4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F">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0">
            <w:pPr>
              <w:spacing w:after="40" w:lineRule="auto"/>
              <w:rPr>
                <w:rFonts w:ascii="Calibri" w:cs="Calibri" w:eastAsia="Calibri" w:hAnsi="Calibri"/>
              </w:rPr>
            </w:pPr>
            <w:r w:rsidDel="00000000" w:rsidR="00000000" w:rsidRPr="00000000">
              <w:rPr>
                <w:rFonts w:ascii="Calibri" w:cs="Calibri" w:eastAsia="Calibri" w:hAnsi="Calibri"/>
                <w:rtl w:val="0"/>
              </w:rPr>
              <w:t xml:space="preserve">System Configuration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1">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2">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3">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4">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5">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6">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7">
            <w:pPr>
              <w:spacing w:after="40" w:lineRule="auto"/>
              <w:rPr>
                <w:rFonts w:ascii="Calibri" w:cs="Calibri" w:eastAsia="Calibri" w:hAnsi="Calibri"/>
              </w:rPr>
            </w:pPr>
            <w:r w:rsidDel="00000000" w:rsidR="00000000" w:rsidRPr="00000000">
              <w:rPr>
                <w:rFonts w:ascii="Calibri" w:cs="Calibri" w:eastAsia="Calibri" w:hAnsi="Calibri"/>
                <w:rtl w:val="0"/>
              </w:rPr>
              <w:t xml:space="preserve">Audit Trail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8">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9">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A">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B">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C">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D">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E">
            <w:pPr>
              <w:spacing w:after="40" w:lineRule="auto"/>
              <w:rPr>
                <w:rFonts w:ascii="Calibri" w:cs="Calibri" w:eastAsia="Calibri" w:hAnsi="Calibri"/>
              </w:rPr>
            </w:pPr>
            <w:r w:rsidDel="00000000" w:rsidR="00000000" w:rsidRPr="00000000">
              <w:rPr>
                <w:rFonts w:ascii="Calibri" w:cs="Calibri" w:eastAsia="Calibri" w:hAnsi="Calibri"/>
                <w:rtl w:val="0"/>
              </w:rPr>
              <w:t xml:space="preserve">Reports /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F">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0">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1">
            <w:pPr>
              <w:spacing w:after="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2">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3">
            <w:pPr>
              <w:spacing w:after="4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4">
            <w:pPr>
              <w:spacing w:after="40" w:lineRule="auto"/>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blHeader w:val="0"/>
          <w:ins w:id="9102"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95" w:author="Lu (Claude)" w:date="2026-10-21T00:00:00Z">
              <w:r>
                <w:rPr>
                  <w:rFonts w:ascii="Calibri" w:cs="Calibri" w:eastAsia="Calibri" w:hAnsi="Calibri"/>
                  <w:rtl w:val="0"/>
                </w:rPr>
                <w:t xml:space="preserve">CV Builder</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96"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97" w:author="Lu (Claude)" w:date="2026-10-21T00:00:00Z">
              <w:r>
                <w:rPr>
                  <w:rFonts w:ascii="Calibri" w:cs="Calibri" w:eastAsia="Calibri" w:hAnsi="Calibri"/>
                  <w:rtl w:val="0"/>
                </w:rPr>
                <w:t xml:space="preserve">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98"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099"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00"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01" w:author="Lu (Claude)" w:date="2026-10-21T00:00:00Z">
              <w:r>
                <w:rPr>
                  <w:rFonts w:ascii="Calibri" w:cs="Calibri" w:eastAsia="Calibri" w:hAnsi="Calibri"/>
                  <w:rtl w:val="0"/>
                </w:rPr>
                <w:t xml:space="preserve">—</w:t>
              </w:r>
            </w:ins>
          </w:p>
        </w:tc>
      </w:tr>
      <w:tr>
        <w:trPr>
          <w:cantSplit w:val="1"/>
          <w:tblHeader w:val="0"/>
          <w:ins w:id="9110"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03" w:author="Lu (Claude)" w:date="2026-10-21T00:00:00Z">
              <w:r>
                <w:rPr>
                  <w:rFonts w:ascii="Calibri" w:cs="Calibri" w:eastAsia="Calibri" w:hAnsi="Calibri"/>
                  <w:rtl w:val="0"/>
                </w:rPr>
                <w:t xml:space="preserve">Job Suggestions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04"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05" w:author="Lu (Claude)" w:date="2026-10-21T00:00:00Z">
              <w:r>
                <w:rPr>
                  <w:rFonts w:ascii="Calibri" w:cs="Calibri" w:eastAsia="Calibri" w:hAnsi="Calibri"/>
                  <w:rtl w:val="0"/>
                </w:rPr>
                <w:t xml:space="preserve">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06"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07"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08"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09" w:author="Lu (Claude)" w:date="2026-10-21T00:00:00Z">
              <w:r>
                <w:rPr>
                  <w:rFonts w:ascii="Calibri" w:cs="Calibri" w:eastAsia="Calibri" w:hAnsi="Calibri"/>
                  <w:rtl w:val="0"/>
                </w:rPr>
                <w:t xml:space="preserve">—</w:t>
              </w:r>
            </w:ins>
          </w:p>
        </w:tc>
      </w:tr>
      <w:tr>
        <w:trPr>
          <w:cantSplit w:val="1"/>
          <w:tblHeader w:val="0"/>
          <w:ins w:id="9118"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11" w:author="Lu (Claude)" w:date="2026-10-21T00:00:00Z">
              <w:r>
                <w:rPr>
                  <w:rFonts w:ascii="Calibri" w:cs="Calibri" w:eastAsia="Calibri" w:hAnsi="Calibri"/>
                  <w:rtl w:val="0"/>
                </w:rPr>
                <w:t xml:space="preserve">Sourcing Deliveries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12"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13"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14"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15" w:author="Lu (Claude)" w:date="2026-10-21T00:00:00Z">
              <w:r>
                <w:rPr>
                  <w:rFonts w:ascii="Calibri" w:cs="Calibri" w:eastAsia="Calibri" w:hAnsi="Calibri"/>
                  <w:rtl w:val="0"/>
                </w:rPr>
                <w:t xml:space="preserve">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16" w:author="Lu (Claude)" w:date="2026-10-21T00:00:00Z">
              <w:r>
                <w:rPr>
                  <w:rFonts w:ascii="Calibri" w:cs="Calibri" w:eastAsia="Calibri" w:hAnsi="Calibri"/>
                  <w:rtl w:val="0"/>
                </w:rPr>
                <w:t xml:space="preserve">X</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17" w:author="Lu (Claude)" w:date="2026-10-21T00:00:00Z">
              <w:r>
                <w:rPr>
                  <w:rFonts w:ascii="Calibri" w:cs="Calibri" w:eastAsia="Calibri" w:hAnsi="Calibri"/>
                  <w:rtl w:val="0"/>
                </w:rPr>
                <w:t xml:space="preserve">R</w:t>
              </w:r>
            </w:ins>
          </w:p>
        </w:tc>
      </w:tr>
      <w:tr>
        <w:trPr>
          <w:cantSplit w:val="1"/>
          <w:tblHeader w:val="0"/>
          <w:ins w:id="9126"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19" w:author="Lu (Claude)" w:date="2026-10-21T00:00:00Z">
              <w:r>
                <w:rPr>
                  <w:rFonts w:ascii="Calibri" w:cs="Calibri" w:eastAsia="Calibri" w:hAnsi="Calibri"/>
                  <w:rtl w:val="0"/>
                </w:rPr>
                <w:t xml:space="preserve">Business Settings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20"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21"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22"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23"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24"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25" w:author="Lu (Claude)" w:date="2026-10-21T00:00:00Z">
              <w:r>
                <w:rPr>
                  <w:rFonts w:ascii="Calibri" w:cs="Calibri" w:eastAsia="Calibri" w:hAnsi="Calibri"/>
                  <w:rtl w:val="0"/>
                </w:rPr>
                <w:t xml:space="preserve">X</w:t>
              </w:r>
            </w:ins>
          </w:p>
        </w:tc>
      </w:tr>
      <w:tr>
        <w:trPr>
          <w:cantSplit w:val="1"/>
          <w:tblHeader w:val="0"/>
          <w:ins w:id="9134"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27" w:author="Lu (Claude)" w:date="2026-10-21T00:00:00Z">
              <w:r>
                <w:rPr>
                  <w:rFonts w:ascii="Calibri" w:cs="Calibri" w:eastAsia="Calibri" w:hAnsi="Calibri"/>
                  <w:rtl w:val="0"/>
                </w:rPr>
                <w:t xml:space="preserve">Contact Requests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28"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29"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30"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31"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32" w:author="Lu (Claude)" w:date="2026-10-21T00:00:00Z">
              <w:r>
                <w:rPr>
                  <w:rFonts w:ascii="Calibri" w:cs="Calibri" w:eastAsia="Calibri" w:hAnsi="Calibri"/>
                  <w:rtl w:val="0"/>
                </w:rPr>
                <w:t xml:space="preserve">X</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33" w:author="Lu (Claude)" w:date="2026-10-21T00:00:00Z">
              <w:r>
                <w:rPr>
                  <w:rFonts w:ascii="Calibri" w:cs="Calibri" w:eastAsia="Calibri" w:hAnsi="Calibri"/>
                  <w:rtl w:val="0"/>
                </w:rPr>
                <w:t xml:space="preserve">X</w:t>
              </w:r>
            </w:ins>
          </w:p>
        </w:tc>
      </w:tr>
      <w:tr>
        <w:trPr>
          <w:cantSplit w:val="1"/>
          <w:tblHeader w:val="0"/>
          <w:ins w:id="9142"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35" w:author="Lu (Claude)" w:date="2026-10-21T00:00:00Z">
              <w:r>
                <w:rPr>
                  <w:rFonts w:ascii="Calibri" w:cs="Calibri" w:eastAsia="Calibri" w:hAnsi="Calibri"/>
                  <w:rtl w:val="0"/>
                </w:rPr>
                <w:t xml:space="preserve">Service Agreement</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36"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37"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38" w:author="Lu (Claude)" w:date="2026-10-21T00:00:00Z">
              <w:r>
                <w:rPr>
                  <w:rFonts w:ascii="Calibri" w:cs="Calibri" w:eastAsia="Calibri" w:hAnsi="Calibri"/>
                  <w:rtl w:val="0"/>
                </w:rPr>
                <w:t xml:space="preserv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39" w:author="Lu (Claude)" w:date="2026-10-21T00:00:00Z">
              <w:r>
                <w:rPr>
                  <w:rFonts w:ascii="Calibri" w:cs="Calibri" w:eastAsia="Calibri" w:hAnsi="Calibri"/>
                  <w:rtl w:val="0"/>
                </w:rPr>
                <w:t xml:space="preserve">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40" w:author="Lu (Claude)" w:date="2026-10-21T00:00:00Z">
              <w:r>
                <w:rPr>
                  <w:rFonts w:ascii="Calibri" w:cs="Calibri" w:eastAsia="Calibri" w:hAnsi="Calibri"/>
                  <w:rtl w:val="0"/>
                </w:rPr>
                <w:t xml:space="preserve">X</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41" w:author="Lu (Claude)" w:date="2026-10-21T00:00:00Z">
              <w:r>
                <w:rPr>
                  <w:rFonts w:ascii="Calibri" w:cs="Calibri" w:eastAsia="Calibri" w:hAnsi="Calibri"/>
                  <w:rtl w:val="0"/>
                </w:rPr>
                <w:t xml:space="preserve">R</w:t>
              </w:r>
            </w:ins>
          </w:p>
        </w:tc>
      </w:tr>
    </w:tbl>
    <w:p w:rsidR="00000000" w:rsidDel="00000000" w:rsidP="00000000" w:rsidRDefault="00000000" w:rsidRPr="00000000" w14:paraId="00000395">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396">
      <w:pPr>
        <w:pStyle w:val="Heading4"/>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3.1.4 Non-Screen Functions</w:t>
      </w:r>
    </w:p>
    <w:p w:rsidR="00000000" w:rsidDel="00000000" w:rsidP="00000000" w:rsidRDefault="00000000" w:rsidRPr="00000000" w14:paraId="00000397">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Table 3.1.4. HR Connect Non-Screen Functions</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
        <w:gridCol w:w="1444"/>
        <w:gridCol w:w="2257"/>
        <w:gridCol w:w="4874"/>
        <w:tblGridChange w:id="0">
          <w:tblGrid>
            <w:gridCol w:w="451"/>
            <w:gridCol w:w="1444"/>
            <w:gridCol w:w="2257"/>
            <w:gridCol w:w="487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398">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399">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Feature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39A">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System Function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39B">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C">
            <w:pPr>
              <w:spacing w:after="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D">
            <w:pPr>
              <w:spacing w:after="40" w:lineRule="auto"/>
              <w:rPr>
                <w:rFonts w:ascii="Calibri" w:cs="Calibri" w:eastAsia="Calibri" w:hAnsi="Calibri"/>
              </w:rPr>
            </w:pPr>
            <w:r w:rsidDel="00000000" w:rsidR="00000000" w:rsidRPr="00000000">
              <w:rPr>
                <w:rFonts w:ascii="Calibri" w:cs="Calibri" w:eastAsia="Calibri" w:hAnsi="Calibri"/>
                <w:rtl w:val="0"/>
              </w:rPr>
              <w:t xml:space="preserve">Authentication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E">
            <w:pPr>
              <w:spacing w:after="40" w:lineRule="auto"/>
              <w:rPr>
                <w:rFonts w:ascii="Calibri" w:cs="Calibri" w:eastAsia="Calibri" w:hAnsi="Calibri"/>
              </w:rPr>
            </w:pPr>
            <w:r w:rsidDel="00000000" w:rsidR="00000000" w:rsidRPr="00000000">
              <w:rPr>
                <w:rFonts w:ascii="Calibri" w:cs="Calibri" w:eastAsia="Calibri" w:hAnsi="Calibri"/>
                <w:rtl w:val="0"/>
              </w:rPr>
              <w:t xml:space="preserve">Verify Email OTP</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F">
            <w:pPr>
              <w:spacing w:after="40" w:lineRule="auto"/>
              <w:rPr>
                <w:rFonts w:ascii="Calibri" w:cs="Calibri" w:eastAsia="Calibri" w:hAnsi="Calibri"/>
              </w:rPr>
            </w:pPr>
            <w:r w:rsidDel="00000000" w:rsidR="00000000" w:rsidRPr="00000000">
              <w:rPr>
                <w:rFonts w:ascii="Calibri" w:cs="Calibri" w:eastAsia="Calibri" w:hAnsi="Calibri"/>
                <w:rtl w:val="0"/>
              </w:rPr>
              <w:t xml:space="preserve">Verifies the one-time code associated with the registered email and its expiry.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0">
            <w:pPr>
              <w:spacing w:after="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1">
            <w:pPr>
              <w:spacing w:after="40" w:lineRule="auto"/>
              <w:rPr>
                <w:rFonts w:ascii="Calibri" w:cs="Calibri" w:eastAsia="Calibri" w:hAnsi="Calibri"/>
              </w:rPr>
            </w:pPr>
            <w:r w:rsidDel="00000000" w:rsidR="00000000" w:rsidRPr="00000000">
              <w:rPr>
                <w:rFonts w:ascii="Calibri" w:cs="Calibri" w:eastAsia="Calibri" w:hAnsi="Calibri"/>
                <w:rtl w:val="0"/>
              </w:rPr>
              <w:t xml:space="preserve">Authentication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2">
            <w:pPr>
              <w:spacing w:after="40" w:lineRule="auto"/>
              <w:rPr>
                <w:rFonts w:ascii="Calibri" w:cs="Calibri" w:eastAsia="Calibri" w:hAnsi="Calibri"/>
              </w:rPr>
            </w:pPr>
            <w:r w:rsidDel="00000000" w:rsidR="00000000" w:rsidRPr="00000000">
              <w:rPr>
                <w:rFonts w:ascii="Calibri" w:cs="Calibri" w:eastAsia="Calibri" w:hAnsi="Calibri"/>
                <w:rtl w:val="0"/>
              </w:rPr>
              <w:t xml:space="preserve">Resolve Effective Permissions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3">
            <w:pPr>
              <w:spacing w:after="40" w:lineRule="auto"/>
              <w:rPr>
                <w:rFonts w:ascii="Calibri" w:cs="Calibri" w:eastAsia="Calibri" w:hAnsi="Calibri"/>
              </w:rPr>
            </w:pPr>
            <w:r w:rsidDel="00000000" w:rsidR="00000000" w:rsidRPr="00000000">
              <w:rPr>
                <w:rFonts w:ascii="Calibri" w:cs="Calibri" w:eastAsia="Calibri" w:hAnsi="Calibri"/>
                <w:rtl w:val="0"/>
              </w:rPr>
              <w:t xml:space="preserve">Determines effective permissions from the user's active Roles.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4">
            <w:pPr>
              <w:spacing w:after="4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5">
            <w:pPr>
              <w:spacing w:after="40" w:lineRule="auto"/>
              <w:rPr>
                <w:rFonts w:ascii="Calibri" w:cs="Calibri" w:eastAsia="Calibri" w:hAnsi="Calibri"/>
              </w:rPr>
            </w:pPr>
            <w:r w:rsidDel="00000000" w:rsidR="00000000" w:rsidRPr="00000000">
              <w:rPr>
                <w:rFonts w:ascii="Calibri" w:cs="Calibri" w:eastAsia="Calibri" w:hAnsi="Calibri"/>
                <w:rtl w:val="0"/>
              </w:rPr>
              <w:t xml:space="preserve">Authentication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6">
            <w:pPr>
              <w:spacing w:after="40" w:lineRule="auto"/>
              <w:rPr>
                <w:rFonts w:ascii="Calibri" w:cs="Calibri" w:eastAsia="Calibri" w:hAnsi="Calibri"/>
              </w:rPr>
            </w:pPr>
            <w:r w:rsidDel="00000000" w:rsidR="00000000" w:rsidRPr="00000000">
              <w:rPr>
                <w:rFonts w:ascii="Calibri" w:cs="Calibri" w:eastAsia="Calibri" w:hAnsi="Calibri"/>
                <w:rtl w:val="0"/>
              </w:rPr>
              <w:t xml:space="preserve">Lock Login after Failed Attempts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7">
            <w:pPr>
              <w:spacing w:after="40" w:lineRule="auto"/>
              <w:rPr>
                <w:rFonts w:ascii="Calibri" w:cs="Calibri" w:eastAsia="Calibri" w:hAnsi="Calibri"/>
              </w:rPr>
            </w:pPr>
            <w:r w:rsidDel="00000000" w:rsidR="00000000" w:rsidRPr="00000000">
              <w:rPr>
                <w:rFonts w:ascii="Calibri" w:cs="Calibri" w:eastAsia="Calibri" w:hAnsi="Calibri"/>
                <w:rtl w:val="0"/>
              </w:rPr>
              <w:t xml:space="preserve">Locks a login for 15 minutes after 5 consecutive failed attempts; Platform Admin can unlock it earlier.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8">
            <w:pPr>
              <w:spacing w:after="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9">
            <w:pPr>
              <w:spacing w:after="40" w:lineRule="auto"/>
              <w:rPr>
                <w:rFonts w:ascii="Calibri" w:cs="Calibri" w:eastAsia="Calibri" w:hAnsi="Calibri"/>
              </w:rPr>
            </w:pPr>
            <w:r w:rsidDel="00000000" w:rsidR="00000000" w:rsidRPr="00000000">
              <w:rPr>
                <w:rFonts w:ascii="Calibri" w:cs="Calibri" w:eastAsia="Calibri" w:hAnsi="Calibri"/>
                <w:rtl w:val="0"/>
              </w:rPr>
              <w:t xml:space="preserve">Submission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A">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Validate Submission Eligibility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B">
            <w:pPr>
              <w:spacing w:after="40" w:lineRule="auto"/>
              <w:rPr>
                <w:rFonts w:ascii="Calibri" w:cs="Calibri" w:eastAsia="Calibri" w:hAnsi="Calibri"/>
              </w:rPr>
            </w:pPr>
            <w:r w:rsidDel="00000000" w:rsidR="00000000" w:rsidRPr="00000000">
              <w:rPr>
                <w:rFonts w:ascii="Calibri" w:cs="Calibri" w:eastAsia="Calibri" w:hAnsi="Calibri"/>
                <w:rtl w:val="0"/>
              </w:rPr>
              <w:t xml:space="preserve">Checks Job status, Job visibility, Service Type and whether the actor's Role is allowed to submit for that Service Type.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C">
            <w:pPr>
              <w:spacing w:after="4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D">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 Identity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E">
            <w:pPr>
              <w:spacing w:after="40" w:lineRule="auto"/>
              <w:rPr>
                <w:rFonts w:ascii="Calibri" w:cs="Calibri" w:eastAsia="Calibri" w:hAnsi="Calibri"/>
              </w:rPr>
            </w:pPr>
            <w:r w:rsidDel="00000000" w:rsidR="00000000" w:rsidRPr="00000000">
              <w:rPr>
                <w:rFonts w:ascii="Calibri" w:cs="Calibri" w:eastAsia="Calibri" w:hAnsi="Calibri"/>
                <w:rtl w:val="0"/>
              </w:rPr>
              <w:t xml:space="preserve">Resolve Candidate Identity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F">
            <w:pPr>
              <w:spacing w:after="40" w:lineRule="auto"/>
              <w:rPr>
                <w:rFonts w:ascii="Calibri" w:cs="Calibri" w:eastAsia="Calibri" w:hAnsi="Calibri"/>
              </w:rPr>
            </w:pPr>
            <w:r w:rsidDel="00000000" w:rsidR="00000000" w:rsidRPr="00000000">
              <w:rPr>
                <w:rFonts w:ascii="Calibri" w:cs="Calibri" w:eastAsia="Calibri" w:hAnsi="Calibri"/>
                <w:rtl w:val="0"/>
              </w:rPr>
              <w:t xml:space="preserve">Normalizes email and phone, finds an existing Candidate by exact match, or creates a new Candidate.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0">
            <w:pPr>
              <w:spacing w:after="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1">
            <w:pPr>
              <w:spacing w:after="40" w:lineRule="auto"/>
              <w:rPr>
                <w:rFonts w:ascii="Calibri" w:cs="Calibri" w:eastAsia="Calibri" w:hAnsi="Calibri"/>
              </w:rPr>
            </w:pPr>
            <w:r w:rsidDel="00000000" w:rsidR="00000000" w:rsidRPr="00000000">
              <w:rPr>
                <w:rFonts w:ascii="Calibri" w:cs="Calibri" w:eastAsia="Calibri" w:hAnsi="Calibri"/>
                <w:rtl w:val="0"/>
              </w:rPr>
              <w:t xml:space="preserve">Duplicate Detection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2">
            <w:pPr>
              <w:spacing w:after="40" w:lineRule="auto"/>
              <w:rPr>
                <w:rFonts w:ascii="Calibri" w:cs="Calibri" w:eastAsia="Calibri" w:hAnsi="Calibri"/>
              </w:rPr>
            </w:pPr>
            <w:r w:rsidDel="00000000" w:rsidR="00000000" w:rsidRPr="00000000">
              <w:rPr>
                <w:rFonts w:ascii="Calibri" w:cs="Calibri" w:eastAsia="Calibri" w:hAnsi="Calibri"/>
                <w:rtl w:val="0"/>
              </w:rPr>
              <w:t xml:space="preserve">Check Candidate Duplicate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3">
            <w:pPr>
              <w:spacing w:after="40" w:lineRule="auto"/>
              <w:rPr>
                <w:rFonts w:ascii="Calibri" w:cs="Calibri" w:eastAsia="Calibri" w:hAnsi="Calibri"/>
              </w:rPr>
            </w:pPr>
            <w:r w:rsidDel="00000000" w:rsidR="00000000" w:rsidRPr="00000000">
              <w:rPr>
                <w:rFonts w:ascii="Calibri" w:cs="Calibri" w:eastAsia="Calibri" w:hAnsi="Calibri"/>
                <w:rtl w:val="0"/>
              </w:rPr>
              <w:t xml:space="preserve">Determines, synchronously, whether the same Candidate has already been submitted to the same Job.</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4">
            <w:pPr>
              <w:spacing w:after="40"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5">
            <w:pPr>
              <w:spacing w:after="40" w:lineRule="auto"/>
              <w:rPr>
                <w:rFonts w:ascii="Calibri" w:cs="Calibri" w:eastAsia="Calibri" w:hAnsi="Calibri"/>
              </w:rPr>
            </w:pPr>
            <w:r w:rsidDel="00000000" w:rsidR="00000000" w:rsidRPr="00000000">
              <w:rPr>
                <w:rFonts w:ascii="Calibri" w:cs="Calibri" w:eastAsia="Calibri" w:hAnsi="Calibri"/>
                <w:rtl w:val="0"/>
              </w:rPr>
              <w:t xml:space="preserve">Submission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6">
            <w:pPr>
              <w:spacing w:after="40" w:lineRule="auto"/>
              <w:rPr>
                <w:rFonts w:ascii="Calibri" w:cs="Calibri" w:eastAsia="Calibri" w:hAnsi="Calibri"/>
              </w:rPr>
            </w:pPr>
            <w:r w:rsidDel="00000000" w:rsidR="00000000" w:rsidRPr="00000000">
              <w:rPr>
                <w:rFonts w:ascii="Calibri" w:cs="Calibri" w:eastAsia="Calibri" w:hAnsi="Calibri"/>
                <w:rtl w:val="0"/>
              </w:rPr>
              <w:t xml:space="preserve">Record Blocked Duplicate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7">
            <w:pPr>
              <w:spacing w:after="40" w:lineRule="auto"/>
              <w:rPr>
                <w:rFonts w:ascii="Calibri" w:cs="Calibri" w:eastAsia="Calibri" w:hAnsi="Calibri"/>
              </w:rPr>
            </w:pPr>
            <w:r w:rsidDel="00000000" w:rsidR="00000000" w:rsidRPr="00000000">
              <w:rPr>
                <w:rFonts w:ascii="Calibri" w:cs="Calibri" w:eastAsia="Calibri" w:hAnsi="Calibri"/>
                <w:rtl w:val="0"/>
              </w:rPr>
              <w:t xml:space="preserve">Stores a BLOCKED_DUPLICATE Submission and an audit entry without creating another Application.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8">
            <w:pPr>
              <w:spacing w:after="4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9">
            <w:pPr>
              <w:spacing w:after="40" w:lineRule="auto"/>
              <w:rPr>
                <w:rFonts w:ascii="Calibri" w:cs="Calibri" w:eastAsia="Calibri" w:hAnsi="Calibri"/>
              </w:rPr>
            </w:pPr>
            <w:r w:rsidDel="00000000" w:rsidR="00000000" w:rsidRPr="00000000">
              <w:rPr>
                <w:rFonts w:ascii="Calibri" w:cs="Calibri" w:eastAsia="Calibri" w:hAnsi="Calibri"/>
                <w:rtl w:val="0"/>
              </w:rPr>
              <w:t xml:space="preserve">Submission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A">
            <w:pPr>
              <w:spacing w:after="40" w:lineRule="auto"/>
              <w:rPr>
                <w:rFonts w:ascii="Calibri" w:cs="Calibri" w:eastAsia="Calibri" w:hAnsi="Calibri"/>
              </w:rPr>
            </w:pPr>
            <w:r w:rsidDel="00000000" w:rsidR="00000000" w:rsidRPr="00000000">
              <w:rPr>
                <w:rFonts w:ascii="Calibri" w:cs="Calibri" w:eastAsia="Calibri" w:hAnsi="Calibri"/>
                <w:rtl w:val="0"/>
              </w:rPr>
              <w:t xml:space="preserve">Expire Submission Consent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B">
            <w:pPr>
              <w:spacing w:after="40" w:lineRule="auto"/>
              <w:rPr>
                <w:rFonts w:ascii="Calibri" w:cs="Calibri" w:eastAsia="Calibri" w:hAnsi="Calibri"/>
              </w:rPr>
            </w:pPr>
            <w:r w:rsidDel="00000000" w:rsidR="00000000" w:rsidRPr="00000000">
              <w:rPr>
                <w:rFonts w:ascii="Calibri" w:cs="Calibri" w:eastAsia="Calibri" w:hAnsi="Calibri"/>
                <w:rtl w:val="0"/>
              </w:rPr>
              <w:t xml:space="preserve">Marks a pending consent request as expired after the configured period (48 hours by default) and archives the pending CV.</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C">
            <w:pPr>
              <w:spacing w:after="40"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D">
            <w:pPr>
              <w:spacing w:after="40" w:lineRule="auto"/>
              <w:rPr>
                <w:rFonts w:ascii="Calibri" w:cs="Calibri" w:eastAsia="Calibri" w:hAnsi="Calibri"/>
              </w:rPr>
            </w:pPr>
            <w:r w:rsidDel="00000000" w:rsidR="00000000" w:rsidRPr="00000000">
              <w:rPr>
                <w:rFonts w:ascii="Calibri" w:cs="Calibri" w:eastAsia="Calibri" w:hAnsi="Calibri"/>
                <w:rtl w:val="0"/>
              </w:rPr>
              <w:t xml:space="preserve">Application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E">
            <w:pPr>
              <w:spacing w:after="40" w:lineRule="auto"/>
              <w:rPr>
                <w:rFonts w:ascii="Calibri" w:cs="Calibri" w:eastAsia="Calibri" w:hAnsi="Calibri"/>
              </w:rPr>
            </w:pPr>
            <w:r w:rsidDel="00000000" w:rsidR="00000000" w:rsidRPr="00000000">
              <w:rPr>
                <w:rFonts w:ascii="Calibri" w:cs="Calibri" w:eastAsia="Calibri" w:hAnsi="Calibri"/>
                <w:rtl w:val="0"/>
              </w:rPr>
              <w:t xml:space="preserve">Create Application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F">
            <w:pPr>
              <w:spacing w:after="40" w:lineRule="auto"/>
              <w:rPr>
                <w:rFonts w:ascii="Calibri" w:cs="Calibri" w:eastAsia="Calibri" w:hAnsi="Calibri"/>
              </w:rPr>
            </w:pPr>
            <w:r w:rsidDel="00000000" w:rsidR="00000000" w:rsidRPr="00000000">
              <w:rPr>
                <w:rFonts w:ascii="Calibri" w:cs="Calibri" w:eastAsia="Calibri" w:hAnsi="Calibri"/>
                <w:rtl w:val="0"/>
              </w:rPr>
              <w:t xml:space="preserve">Creates the single recruitment Application for an accepted Submission.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0">
            <w:pPr>
              <w:spacing w:after="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1">
            <w:pPr>
              <w:spacing w:after="40" w:lineRule="auto"/>
              <w:rPr>
                <w:rFonts w:ascii="Calibri" w:cs="Calibri" w:eastAsia="Calibri" w:hAnsi="Calibri"/>
              </w:rPr>
            </w:pPr>
            <w:r w:rsidDel="00000000" w:rsidR="00000000" w:rsidRPr="00000000">
              <w:rPr>
                <w:rFonts w:ascii="Calibri" w:cs="Calibri" w:eastAsia="Calibri" w:hAnsi="Calibri"/>
                <w:rtl w:val="0"/>
              </w:rPr>
              <w:t xml:space="preserve">Attribution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2">
            <w:pPr>
              <w:spacing w:after="40" w:lineRule="auto"/>
              <w:rPr>
                <w:rFonts w:ascii="Calibri" w:cs="Calibri" w:eastAsia="Calibri" w:hAnsi="Calibri"/>
              </w:rPr>
            </w:pPr>
            <w:r w:rsidDel="00000000" w:rsidR="00000000" w:rsidRPr="00000000">
              <w:rPr>
                <w:rFonts w:ascii="Calibri" w:cs="Calibri" w:eastAsia="Calibri" w:hAnsi="Calibri"/>
                <w:rtl w:val="0"/>
              </w:rPr>
              <w:t xml:space="preserve">Establish Affiliate Attribution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3">
            <w:pPr>
              <w:spacing w:after="40" w:lineRule="auto"/>
              <w:rPr>
                <w:rFonts w:ascii="Calibri" w:cs="Calibri" w:eastAsia="Calibri" w:hAnsi="Calibri"/>
              </w:rPr>
            </w:pPr>
            <w:r w:rsidDel="00000000" w:rsidR="00000000" w:rsidRPr="00000000">
              <w:rPr>
                <w:rFonts w:ascii="Calibri" w:cs="Calibri" w:eastAsia="Calibri" w:hAnsi="Calibri"/>
                <w:rtl w:val="0"/>
              </w:rPr>
              <w:t xml:space="preserve">Records the Affiliate as the source of the Application when the Candidate confirms the Affiliate's submission.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4">
            <w:pPr>
              <w:spacing w:after="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5">
            <w:pPr>
              <w:spacing w:after="40" w:lineRule="auto"/>
              <w:rPr>
                <w:rFonts w:ascii="Calibri" w:cs="Calibri" w:eastAsia="Calibri" w:hAnsi="Calibri"/>
              </w:rPr>
            </w:pPr>
            <w:r w:rsidDel="00000000" w:rsidR="00000000" w:rsidRPr="00000000">
              <w:rPr>
                <w:rFonts w:ascii="Calibri" w:cs="Calibri" w:eastAsia="Calibri" w:hAnsi="Calibri"/>
                <w:rtl w:val="0"/>
              </w:rPr>
              <w:t xml:space="preserve">AI Matching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6">
            <w:pPr>
              <w:spacing w:after="40" w:lineRule="auto"/>
              <w:rPr>
                <w:rFonts w:ascii="Calibri" w:cs="Calibri" w:eastAsia="Calibri" w:hAnsi="Calibri"/>
              </w:rPr>
            </w:pPr>
            <w:r w:rsidDel="00000000" w:rsidR="00000000" w:rsidRPr="00000000">
              <w:rPr>
                <w:rFonts w:ascii="Calibri" w:cs="Calibri" w:eastAsia="Calibri" w:hAnsi="Calibri"/>
                <w:rtl w:val="0"/>
              </w:rPr>
              <w:t xml:space="preserve">Queue AI Evaluation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7">
            <w:pPr>
              <w:spacing w:after="40" w:lineRule="auto"/>
              <w:rPr>
                <w:rFonts w:ascii="Calibri" w:cs="Calibri" w:eastAsia="Calibri" w:hAnsi="Calibri"/>
              </w:rPr>
            </w:pPr>
            <w:r w:rsidDel="00000000" w:rsidR="00000000" w:rsidRPr="00000000">
              <w:rPr>
                <w:rFonts w:ascii="Calibri" w:cs="Calibri" w:eastAsia="Calibri" w:hAnsi="Calibri"/>
                <w:rtl w:val="0"/>
              </w:rPr>
              <w:t xml:space="preserve">Queues the Application for evaluation by the AI Matching Service and dispatches the CV and Job requirements.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8">
            <w:pPr>
              <w:spacing w:after="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9">
            <w:pPr>
              <w:spacing w:after="40" w:lineRule="auto"/>
              <w:rPr>
                <w:rFonts w:ascii="Calibri" w:cs="Calibri" w:eastAsia="Calibri" w:hAnsi="Calibri"/>
              </w:rPr>
            </w:pPr>
            <w:r w:rsidDel="00000000" w:rsidR="00000000" w:rsidRPr="00000000">
              <w:rPr>
                <w:rFonts w:ascii="Calibri" w:cs="Calibri" w:eastAsia="Calibri" w:hAnsi="Calibri"/>
                <w:rtl w:val="0"/>
              </w:rPr>
              <w:t xml:space="preserve">AI Matching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A">
            <w:pPr>
              <w:spacing w:after="40" w:lineRule="auto"/>
              <w:rPr>
                <w:rFonts w:ascii="Calibri" w:cs="Calibri" w:eastAsia="Calibri" w:hAnsi="Calibri"/>
              </w:rPr>
            </w:pPr>
            <w:r w:rsidDel="00000000" w:rsidR="00000000" w:rsidRPr="00000000">
              <w:rPr>
                <w:rFonts w:ascii="Calibri" w:cs="Calibri" w:eastAsia="Calibri" w:hAnsi="Calibri"/>
                <w:rtl w:val="0"/>
              </w:rPr>
              <w:t xml:space="preserve">Store AI Evaluation 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B">
            <w:pPr>
              <w:spacing w:after="40" w:lineRule="auto"/>
              <w:rPr>
                <w:rFonts w:ascii="Calibri" w:cs="Calibri" w:eastAsia="Calibri" w:hAnsi="Calibri"/>
              </w:rPr>
            </w:pPr>
            <w:r w:rsidDel="00000000" w:rsidR="00000000" w:rsidRPr="00000000">
              <w:rPr>
                <w:rFonts w:ascii="Calibri" w:cs="Calibri" w:eastAsia="Calibri" w:hAnsi="Calibri"/>
                <w:rtl w:val="0"/>
              </w:rPr>
              <w:t xml:space="preserve">Stores Match Score, Match Tier, Candidate Highlight, per-requirement evidence and evaluation status.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C">
            <w:pPr>
              <w:spacing w:after="4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D">
            <w:pPr>
              <w:spacing w:after="40" w:lineRule="auto"/>
              <w:rPr>
                <w:rFonts w:ascii="Calibri" w:cs="Calibri" w:eastAsia="Calibri" w:hAnsi="Calibri"/>
              </w:rPr>
            </w:pPr>
            <w:r w:rsidDel="00000000" w:rsidR="00000000" w:rsidRPr="00000000">
              <w:rPr>
                <w:rFonts w:ascii="Calibri" w:cs="Calibri" w:eastAsia="Calibri" w:hAnsi="Calibri"/>
                <w:rtl w:val="0"/>
              </w:rPr>
              <w:t xml:space="preserve">AI Matching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E">
            <w:pPr>
              <w:spacing w:after="40" w:lineRule="auto"/>
              <w:rPr>
                <w:rFonts w:ascii="Calibri" w:cs="Calibri" w:eastAsia="Calibri" w:hAnsi="Calibri"/>
              </w:rPr>
            </w:pPr>
            <w:r w:rsidDel="00000000" w:rsidR="00000000" w:rsidRPr="00000000">
              <w:rPr>
                <w:rFonts w:ascii="Calibri" w:cs="Calibri" w:eastAsia="Calibri" w:hAnsi="Calibri"/>
                <w:rtl w:val="0"/>
              </w:rPr>
              <w:t xml:space="preserve">Retry AI Evaluation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F">
            <w:pPr>
              <w:spacing w:after="40" w:lineRule="auto"/>
              <w:rPr>
                <w:rFonts w:ascii="Calibri" w:cs="Calibri" w:eastAsia="Calibri" w:hAnsi="Calibri"/>
              </w:rPr>
            </w:pPr>
            <w:r w:rsidDel="00000000" w:rsidR="00000000" w:rsidRPr="00000000">
              <w:rPr>
                <w:rFonts w:ascii="Calibri" w:cs="Calibri" w:eastAsia="Calibri" w:hAnsi="Calibri"/>
                <w:rtl w:val="0"/>
              </w:rPr>
              <w:t xml:space="preserve">Retries a failed or timed-out evaluation with increasing delay up to a maximum number of attempts.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0">
            <w:pPr>
              <w:spacing w:after="40"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1">
            <w:pPr>
              <w:spacing w:after="40" w:lineRule="auto"/>
              <w:rPr>
                <w:rFonts w:ascii="Calibri" w:cs="Calibri" w:eastAsia="Calibri" w:hAnsi="Calibri"/>
              </w:rPr>
            </w:pPr>
            <w:r w:rsidDel="00000000" w:rsidR="00000000" w:rsidRPr="00000000">
              <w:rPr>
                <w:rFonts w:ascii="Calibri" w:cs="Calibri" w:eastAsia="Calibri" w:hAnsi="Calibri"/>
                <w:rtl w:val="0"/>
              </w:rPr>
              <w:t xml:space="preserve">Recruitment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2">
            <w:pPr>
              <w:spacing w:after="40" w:lineRule="auto"/>
              <w:rPr>
                <w:rFonts w:ascii="Calibri" w:cs="Calibri" w:eastAsia="Calibri" w:hAnsi="Calibri"/>
              </w:rPr>
            </w:pPr>
            <w:r w:rsidDel="00000000" w:rsidR="00000000" w:rsidRPr="00000000">
              <w:rPr>
                <w:rFonts w:ascii="Calibri" w:cs="Calibri" w:eastAsia="Calibri" w:hAnsi="Calibri"/>
                <w:rtl w:val="0"/>
              </w:rPr>
              <w:t xml:space="preserve">Record Status History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3">
            <w:pPr>
              <w:spacing w:after="40" w:lineRule="auto"/>
              <w:rPr>
                <w:rFonts w:ascii="Calibri" w:cs="Calibri" w:eastAsia="Calibri" w:hAnsi="Calibri"/>
              </w:rPr>
            </w:pPr>
            <w:r w:rsidDel="00000000" w:rsidR="00000000" w:rsidRPr="00000000">
              <w:rPr>
                <w:rFonts w:ascii="Calibri" w:cs="Calibri" w:eastAsia="Calibri" w:hAnsi="Calibri"/>
                <w:rtl w:val="0"/>
              </w:rPr>
              <w:t xml:space="preserve">Records every Job, Application and Interview status change with actor, time and reason.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4">
            <w:pPr>
              <w:spacing w:after="40"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5">
            <w:pPr>
              <w:spacing w:after="40" w:lineRule="auto"/>
              <w:rPr>
                <w:rFonts w:ascii="Calibri" w:cs="Calibri" w:eastAsia="Calibri" w:hAnsi="Calibri"/>
              </w:rPr>
            </w:pPr>
            <w:r w:rsidDel="00000000" w:rsidR="00000000" w:rsidRPr="00000000">
              <w:rPr>
                <w:rFonts w:ascii="Calibri" w:cs="Calibri" w:eastAsia="Calibri" w:hAnsi="Calibri"/>
                <w:rtl w:val="0"/>
              </w:rPr>
              <w:t xml:space="preserve">Notification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6">
            <w:pPr>
              <w:spacing w:after="40" w:lineRule="auto"/>
              <w:rPr>
                <w:rFonts w:ascii="Calibri" w:cs="Calibri" w:eastAsia="Calibri" w:hAnsi="Calibri"/>
              </w:rPr>
            </w:pPr>
            <w:r w:rsidDel="00000000" w:rsidR="00000000" w:rsidRPr="00000000">
              <w:rPr>
                <w:rFonts w:ascii="Calibri" w:cs="Calibri" w:eastAsia="Calibri" w:hAnsi="Calibri"/>
                <w:rtl w:val="0"/>
              </w:rPr>
              <w:t xml:space="preserve">Send Email through Outbox</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7">
            <w:pPr>
              <w:spacing w:after="40" w:lineRule="auto"/>
              <w:rPr>
                <w:rFonts w:ascii="Calibri" w:cs="Calibri" w:eastAsia="Calibri" w:hAnsi="Calibri"/>
              </w:rPr>
            </w:pPr>
            <w:r w:rsidDel="00000000" w:rsidR="00000000" w:rsidRPr="00000000">
              <w:rPr>
                <w:rFonts w:ascii="Calibri" w:cs="Calibri" w:eastAsia="Calibri" w:hAnsi="Calibri"/>
                <w:rtl w:val="0"/>
              </w:rPr>
              <w:t xml:space="preserve">Queues outgoing email and delivers it through the Email Service, recording delivery status.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8">
            <w:pPr>
              <w:spacing w:after="40"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9">
            <w:pPr>
              <w:spacing w:after="40" w:lineRule="auto"/>
              <w:rPr>
                <w:rFonts w:ascii="Calibri" w:cs="Calibri" w:eastAsia="Calibri" w:hAnsi="Calibri"/>
              </w:rPr>
            </w:pPr>
            <w:r w:rsidDel="00000000" w:rsidR="00000000" w:rsidRPr="00000000">
              <w:rPr>
                <w:rFonts w:ascii="Calibri" w:cs="Calibri" w:eastAsia="Calibri" w:hAnsi="Calibri"/>
                <w:rtl w:val="0"/>
              </w:rPr>
              <w:t xml:space="preserve">Service Fee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A">
            <w:pPr>
              <w:spacing w:after="40" w:lineRule="auto"/>
              <w:rPr>
                <w:rFonts w:ascii="Calibri" w:cs="Calibri" w:eastAsia="Calibri" w:hAnsi="Calibri"/>
              </w:rPr>
            </w:pPr>
            <w:r w:rsidDel="00000000" w:rsidR="00000000" w:rsidRPr="00000000">
              <w:rPr>
                <w:rFonts w:ascii="Calibri" w:cs="Calibri" w:eastAsia="Calibri" w:hAnsi="Calibri"/>
                <w:rtl w:val="0"/>
              </w:rPr>
              <w:t xml:space="preserve">Create Service Fee Receivable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B">
            <w:pPr>
              <w:spacing w:after="40" w:lineRule="auto"/>
              <w:rPr>
                <w:rFonts w:ascii="Calibri" w:cs="Calibri" w:eastAsia="Calibri" w:hAnsi="Calibri"/>
              </w:rPr>
            </w:pPr>
            <w:del w:id="9143" w:author="Lu (Claude)" w:date="2026-10-21T00:00:00Z">
              <w:r>
                <w:rPr>
                  <w:rFonts w:ascii="Calibri" w:cs="Calibri" w:eastAsia="Calibri" w:hAnsi="Calibri"/>
                  <w:rtl w:val="0"/>
                </w:rPr>
                <w:delText xml:space="preserve">Creates the amount owed by the Client Company when a fee trigger occurs (for Headhunt COD: Placement).</w:delText>
              </w:r>
            </w:del>
            <w:ins w:id="9144" w:author="Lu (Claude)" w:date="2026-10-21T00:00:00Z">
              <w:r>
                <w:rPr>
                  <w:rFonts w:ascii="Calibri" w:cs="Calibri" w:eastAsia="Calibri" w:hAnsi="Calibri"/>
                  <w:rtl w:val="0"/>
                </w:rPr>
                <w:t xml:space="preserve">Creates the amount owed by the Client Company when a fee trigger occurs: activation of a paid CV Application package, approval of a CV Sourcing Job (deposit) and accepted CVs, or Start Work for Headhunt COD.</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C">
            <w:pPr>
              <w:spacing w:after="40"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D">
            <w:pPr>
              <w:spacing w:after="40" w:lineRule="auto"/>
              <w:rPr>
                <w:rFonts w:ascii="Calibri" w:cs="Calibri" w:eastAsia="Calibri" w:hAnsi="Calibri"/>
              </w:rPr>
            </w:pPr>
            <w:r w:rsidDel="00000000" w:rsidR="00000000" w:rsidRPr="00000000">
              <w:rPr>
                <w:rFonts w:ascii="Calibri" w:cs="Calibri" w:eastAsia="Calibri" w:hAnsi="Calibri"/>
                <w:rtl w:val="0"/>
              </w:rPr>
              <w:t xml:space="preserve">Commission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E">
            <w:pPr>
              <w:spacing w:after="40" w:lineRule="auto"/>
              <w:rPr>
                <w:rFonts w:ascii="Calibri" w:cs="Calibri" w:eastAsia="Calibri" w:hAnsi="Calibri"/>
              </w:rPr>
            </w:pPr>
            <w:r w:rsidDel="00000000" w:rsidR="00000000" w:rsidRPr="00000000">
              <w:rPr>
                <w:rFonts w:ascii="Calibri" w:cs="Calibri" w:eastAsia="Calibri" w:hAnsi="Calibri"/>
                <w:rtl w:val="0"/>
              </w:rPr>
              <w:t xml:space="preserve">Check Commission Eligibility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F">
            <w:pPr>
              <w:spacing w:after="40" w:lineRule="auto"/>
              <w:rPr>
                <w:rFonts w:ascii="Calibri" w:cs="Calibri" w:eastAsia="Calibri" w:hAnsi="Calibri"/>
              </w:rPr>
            </w:pPr>
            <w:del w:id="9145" w:author="Lu (Claude)" w:date="2026-10-21T00:00:00Z">
              <w:r>
                <w:rPr>
                  <w:rFonts w:ascii="Calibri" w:cs="Calibri" w:eastAsia="Calibri" w:hAnsi="Calibri"/>
                  <w:rtl w:val="0"/>
                </w:rPr>
                <w:delText xml:space="preserve">Determines whether an attributed Affiliate has reached a configured Commission milestone.</w:delText>
              </w:r>
            </w:del>
            <w:ins w:id="9146" w:author="Lu (Claude)" w:date="2026-10-21T00:00:00Z">
              <w:r>
                <w:rPr>
                  <w:rFonts w:ascii="Calibri" w:cs="Calibri" w:eastAsia="Calibri" w:hAnsi="Calibri"/>
                  <w:rtl w:val="0"/>
                </w:rPr>
                <w:t xml:space="preserve">Determines whether an attributed Affiliate has earned Commission: the Warranty is completed for Headhunt COD, or a CV is accepted for CV Sourcing.</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0">
            <w:pPr>
              <w:spacing w:after="40"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1">
            <w:pPr>
              <w:spacing w:after="40" w:lineRule="auto"/>
              <w:rPr>
                <w:rFonts w:ascii="Calibri" w:cs="Calibri" w:eastAsia="Calibri" w:hAnsi="Calibri"/>
              </w:rPr>
            </w:pPr>
            <w:r w:rsidDel="00000000" w:rsidR="00000000" w:rsidRPr="00000000">
              <w:rPr>
                <w:rFonts w:ascii="Calibri" w:cs="Calibri" w:eastAsia="Calibri" w:hAnsi="Calibri"/>
                <w:rtl w:val="0"/>
              </w:rPr>
              <w:t xml:space="preserve">Commission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2">
            <w:pPr>
              <w:spacing w:after="40" w:lineRule="auto"/>
              <w:rPr>
                <w:rFonts w:ascii="Calibri" w:cs="Calibri" w:eastAsia="Calibri" w:hAnsi="Calibri"/>
              </w:rPr>
            </w:pPr>
            <w:r w:rsidDel="00000000" w:rsidR="00000000" w:rsidRPr="00000000">
              <w:rPr>
                <w:rFonts w:ascii="Calibri" w:cs="Calibri" w:eastAsia="Calibri" w:hAnsi="Calibri"/>
                <w:rtl w:val="0"/>
              </w:rPr>
              <w:t xml:space="preserve">Calculate Commission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3">
            <w:pPr>
              <w:spacing w:after="40" w:lineRule="auto"/>
              <w:rPr>
                <w:rFonts w:ascii="Calibri" w:cs="Calibri" w:eastAsia="Calibri" w:hAnsi="Calibri"/>
              </w:rPr>
            </w:pPr>
            <w:r w:rsidDel="00000000" w:rsidR="00000000" w:rsidRPr="00000000">
              <w:rPr>
                <w:rFonts w:ascii="Calibri" w:cs="Calibri" w:eastAsia="Calibri" w:hAnsi="Calibri"/>
                <w:rtl w:val="0"/>
              </w:rPr>
              <w:t xml:space="preserve">Calculates Commission according to the Service Type and Commission Rule and stores a snapshot of the rule used.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4">
            <w:pPr>
              <w:spacing w:after="40" w:lineRule="auto"/>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5">
            <w:pPr>
              <w:spacing w:after="40" w:lineRule="auto"/>
              <w:rPr>
                <w:rFonts w:ascii="Calibri" w:cs="Calibri" w:eastAsia="Calibri" w:hAnsi="Calibri"/>
              </w:rPr>
            </w:pPr>
            <w:r w:rsidDel="00000000" w:rsidR="00000000" w:rsidRPr="00000000">
              <w:rPr>
                <w:rFonts w:ascii="Calibri" w:cs="Calibri" w:eastAsia="Calibri" w:hAnsi="Calibri"/>
                <w:rtl w:val="0"/>
              </w:rPr>
              <w:t xml:space="preserve">Audit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6">
            <w:pPr>
              <w:spacing w:after="40" w:lineRule="auto"/>
              <w:rPr>
                <w:rFonts w:ascii="Calibri" w:cs="Calibri" w:eastAsia="Calibri" w:hAnsi="Calibri"/>
              </w:rPr>
            </w:pPr>
            <w:r w:rsidDel="00000000" w:rsidR="00000000" w:rsidRPr="00000000">
              <w:rPr>
                <w:rFonts w:ascii="Calibri" w:cs="Calibri" w:eastAsia="Calibri" w:hAnsi="Calibri"/>
                <w:rtl w:val="0"/>
              </w:rPr>
              <w:t xml:space="preserve">Record Audit Trail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7">
            <w:pPr>
              <w:spacing w:after="40" w:lineRule="auto"/>
              <w:rPr>
                <w:rFonts w:ascii="Calibri" w:cs="Calibri" w:eastAsia="Calibri" w:hAnsi="Calibri"/>
              </w:rPr>
            </w:pPr>
            <w:r w:rsidDel="00000000" w:rsidR="00000000" w:rsidRPr="00000000">
              <w:rPr>
                <w:rFonts w:ascii="Calibri" w:cs="Calibri" w:eastAsia="Calibri" w:hAnsi="Calibri"/>
                <w:rtl w:val="0"/>
              </w:rPr>
              <w:t xml:space="preserve">Records security-sensitive and business-sensitive actions such as logins, approvals, status changes and dispute decisions.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8">
            <w:pPr>
              <w:spacing w:after="40"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9">
            <w:pPr>
              <w:spacing w:after="40" w:lineRule="auto"/>
              <w:rPr>
                <w:rFonts w:ascii="Calibri" w:cs="Calibri" w:eastAsia="Calibri" w:hAnsi="Calibri"/>
              </w:rPr>
            </w:pPr>
            <w:r w:rsidDel="00000000" w:rsidR="00000000" w:rsidRPr="00000000">
              <w:rPr>
                <w:rFonts w:ascii="Calibri" w:cs="Calibri" w:eastAsia="Calibri" w:hAnsi="Calibri"/>
                <w:rtl w:val="0"/>
              </w:rPr>
              <w:t xml:space="preserve">Storage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A">
            <w:pPr>
              <w:spacing w:after="40" w:lineRule="auto"/>
              <w:rPr>
                <w:rFonts w:ascii="Calibri" w:cs="Calibri" w:eastAsia="Calibri" w:hAnsi="Calibri"/>
              </w:rPr>
            </w:pPr>
            <w:r w:rsidDel="00000000" w:rsidR="00000000" w:rsidRPr="00000000">
              <w:rPr>
                <w:rFonts w:ascii="Calibri" w:cs="Calibri" w:eastAsia="Calibri" w:hAnsi="Calibri"/>
                <w:rtl w:val="0"/>
              </w:rPr>
              <w:t xml:space="preserve">Generate CV Signed URL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B">
            <w:pPr>
              <w:spacing w:after="40" w:lineRule="auto"/>
              <w:rPr>
                <w:rFonts w:ascii="Calibri" w:cs="Calibri" w:eastAsia="Calibri" w:hAnsi="Calibri"/>
              </w:rPr>
            </w:pPr>
            <w:r w:rsidDel="00000000" w:rsidR="00000000" w:rsidRPr="00000000">
              <w:rPr>
                <w:rFonts w:ascii="Calibri" w:cs="Calibri" w:eastAsia="Calibri" w:hAnsi="Calibri"/>
                <w:rtl w:val="0"/>
              </w:rPr>
              <w:t xml:space="preserve">Generates a temporary signed URL for an authorized CV access request and audits the access.</w:t>
            </w:r>
          </w:p>
        </w:tc>
      </w:tr>
      <w:tr>
        <w:trPr>
          <w:cantSplit w:val="1"/>
          <w:tblHeader w:val="0"/>
          <w:ins w:id="9151"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47" w:author="Lu (Claude)" w:date="2026-10-21T00:00:00Z">
              <w:r>
                <w:rPr>
                  <w:rFonts w:ascii="Calibri" w:cs="Calibri" w:eastAsia="Calibri" w:hAnsi="Calibri"/>
                  <w:rtl w:val="0"/>
                </w:rPr>
                <w:t xml:space="preserve">21</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48" w:author="Lu (Claude)" w:date="2026-10-21T00:00:00Z">
              <w:r>
                <w:rPr>
                  <w:rFonts w:ascii="Calibri" w:cs="Calibri" w:eastAsia="Calibri" w:hAnsi="Calibri"/>
                  <w:rtl w:val="0"/>
                </w:rPr>
                <w:t xml:space="preserve">Notification</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49" w:author="Lu (Claude)" w:date="2026-10-21T00:00:00Z">
              <w:r>
                <w:rPr>
                  <w:rFonts w:ascii="Calibri" w:cs="Calibri" w:eastAsia="Calibri" w:hAnsi="Calibri"/>
                  <w:rtl w:val="0"/>
                </w:rPr>
                <w:t xml:space="preserve">Push Real-time Notification</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50" w:author="Lu (Claude)" w:date="2026-10-21T00:00:00Z">
              <w:r>
                <w:rPr>
                  <w:rFonts w:ascii="Calibri" w:cs="Calibri" w:eastAsia="Calibri" w:hAnsi="Calibri"/>
                  <w:rtl w:val="0"/>
                </w:rPr>
                <w:t xml:space="preserve">Pushes each new notification to the user over a WebSocket (SignalR) after the transaction commits, with polling as fallback.</w:t>
              </w:r>
            </w:ins>
          </w:p>
        </w:tc>
      </w:tr>
      <w:tr>
        <w:trPr>
          <w:cantSplit w:val="1"/>
          <w:tblHeader w:val="0"/>
          <w:ins w:id="9156"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52" w:author="Lu (Claude)" w:date="2026-10-21T00:00:00Z">
              <w:r>
                <w:rPr>
                  <w:rFonts w:ascii="Calibri" w:cs="Calibri" w:eastAsia="Calibri" w:hAnsi="Calibri"/>
                  <w:rtl w:val="0"/>
                </w:rPr>
                <w:t xml:space="preserve">22</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53" w:author="Lu (Claude)" w:date="2026-10-21T00:00:00Z">
              <w:r>
                <w:rPr>
                  <w:rFonts w:ascii="Calibri" w:cs="Calibri" w:eastAsia="Calibri" w:hAnsi="Calibri"/>
                  <w:rtl w:val="0"/>
                </w:rPr>
                <w:t xml:space="preserve">Warranty</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54" w:author="Lu (Claude)" w:date="2026-10-21T00:00:00Z">
              <w:r>
                <w:rPr>
                  <w:rFonts w:ascii="Calibri" w:cs="Calibri" w:eastAsia="Calibri" w:hAnsi="Calibri"/>
                  <w:rtl w:val="0"/>
                </w:rPr>
                <w:t xml:space="preserve">Progress Warranty and Commission</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55" w:author="Lu (Claude)" w:date="2026-10-21T00:00:00Z">
              <w:r>
                <w:rPr>
                  <w:rFonts w:ascii="Calibri" w:cs="Calibri" w:eastAsia="Calibri" w:hAnsi="Calibri"/>
                  <w:rtl w:val="0"/>
                </w:rPr>
                <w:t xml:space="preserve">Runs daily: completes warranties that ended, marks Headhunt COD Commission EARNED and opens or expires replacement slots.</w:t>
              </w:r>
            </w:ins>
          </w:p>
        </w:tc>
      </w:tr>
      <w:tr>
        <w:trPr>
          <w:cantSplit w:val="1"/>
          <w:tblHeader w:val="0"/>
          <w:ins w:id="9161"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57" w:author="Lu (Claude)" w:date="2026-10-21T00:00:00Z">
              <w:r>
                <w:rPr>
                  <w:rFonts w:ascii="Calibri" w:cs="Calibri" w:eastAsia="Calibri" w:hAnsi="Calibri"/>
                  <w:rtl w:val="0"/>
                </w:rPr>
                <w:t xml:space="preserve">23</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58" w:author="Lu (Claude)" w:date="2026-10-21T00:00:00Z">
              <w:r>
                <w:rPr>
                  <w:rFonts w:ascii="Calibri" w:cs="Calibri" w:eastAsia="Calibri" w:hAnsi="Calibri"/>
                  <w:rtl w:val="0"/>
                </w:rPr>
                <w:t xml:space="preserve">CV Sourcing</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59" w:author="Lu (Claude)" w:date="2026-10-21T00:00:00Z">
              <w:r>
                <w:rPr>
                  <w:rFonts w:ascii="Calibri" w:cs="Calibri" w:eastAsia="Calibri" w:hAnsi="Calibri"/>
                  <w:rtl w:val="0"/>
                </w:rPr>
                <w:t xml:space="preserve">Auto-accept Delivered CV</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60" w:author="Lu (Claude)" w:date="2026-10-21T00:00:00Z">
              <w:r>
                <w:rPr>
                  <w:rFonts w:ascii="Calibri" w:cs="Calibri" w:eastAsia="Calibri" w:hAnsi="Calibri"/>
                  <w:rtl w:val="0"/>
                </w:rPr>
                <w:t xml:space="preserve">Accepts a delivered CV that the Client has not answered within the review period.</w:t>
              </w:r>
            </w:ins>
          </w:p>
        </w:tc>
      </w:tr>
      <w:tr>
        <w:trPr>
          <w:cantSplit w:val="1"/>
          <w:tblHeader w:val="0"/>
          <w:ins w:id="9166"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62" w:author="Lu (Claude)" w:date="2026-10-21T00:00:00Z">
              <w:r>
                <w:rPr>
                  <w:rFonts w:ascii="Calibri" w:cs="Calibri" w:eastAsia="Calibri" w:hAnsi="Calibri"/>
                  <w:rtl w:val="0"/>
                </w:rPr>
                <w:t xml:space="preserve">24</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63" w:author="Lu (Claude)" w:date="2026-10-21T00:00:00Z">
              <w:r>
                <w:rPr>
                  <w:rFonts w:ascii="Calibri" w:cs="Calibri" w:eastAsia="Calibri" w:hAnsi="Calibri"/>
                  <w:rtl w:val="0"/>
                </w:rPr>
                <w:t xml:space="preserve">Job Matching</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64" w:author="Lu (Claude)" w:date="2026-10-21T00:00:00Z">
              <w:r>
                <w:rPr>
                  <w:rFonts w:ascii="Calibri" w:cs="Calibri" w:eastAsia="Calibri" w:hAnsi="Calibri"/>
                  <w:rtl w:val="0"/>
                </w:rPr>
                <w:t xml:space="preserve">Suggest Jobs to Candidates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65" w:author="Lu (Claude)" w:date="2026-10-21T00:00:00Z">
              <w:r>
                <w:rPr>
                  <w:rFonts w:ascii="Calibri" w:cs="Calibri" w:eastAsia="Calibri" w:hAnsi="Calibri"/>
                  <w:rtl w:val="0"/>
                </w:rPr>
                <w:t xml:space="preserve">Periodically matches public Candidate profiles to open Jobs and notifies the Candidate within a daily limit.</w:t>
              </w:r>
            </w:ins>
          </w:p>
        </w:tc>
      </w:tr>
    </w:tbl>
    <w:p w:rsidR="00000000" w:rsidDel="00000000" w:rsidP="00000000" w:rsidRDefault="00000000" w:rsidRPr="00000000" w14:paraId="000003EC">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3ED">
      <w:pPr>
        <w:pStyle w:val="Heading4"/>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3.1.5 Entity Relationship Diagram</w:t>
      </w:r>
    </w:p>
    <w:p w:rsidR="00000000" w:rsidDel="00000000" w:rsidP="00000000" w:rsidRDefault="00000000" w:rsidRPr="00000000" w14:paraId="000003EE">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324100"/>
            <wp:effectExtent b="0" l="0" r="0" t="0"/>
            <wp:docPr id="2"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Figure 3.1.5. Core Entity Relationship Diagram of the HR Connect System</w:t>
      </w:r>
      <w:r w:rsidDel="00000000" w:rsidR="00000000" w:rsidRPr="00000000">
        <w:rPr>
          <w:rtl w:val="0"/>
        </w:rPr>
      </w:r>
    </w:p>
    <w:p w:rsidR="00000000" w:rsidDel="00000000" w:rsidP="00000000" w:rsidRDefault="00000000" w:rsidRPr="00000000" w14:paraId="000003F0">
      <w:pPr>
        <w:spacing w:after="120" w:lineRule="auto"/>
        <w:rPr>
          <w:rFonts w:ascii="Calibri" w:cs="Calibri" w:eastAsia="Calibri" w:hAnsi="Calibri"/>
        </w:rPr>
      </w:pPr>
      <w:r w:rsidDel="00000000" w:rsidR="00000000" w:rsidRPr="00000000">
        <w:rPr>
          <w:rFonts w:ascii="Calibri" w:cs="Calibri" w:eastAsia="Calibri" w:hAnsi="Calibri"/>
          <w:rtl w:val="0"/>
        </w:rPr>
        <w:t xml:space="preserve">Entities Description</w:t>
      </w:r>
    </w:p>
    <w:p w:rsidR="00000000" w:rsidDel="00000000" w:rsidP="00000000" w:rsidRDefault="00000000" w:rsidRPr="00000000" w14:paraId="000003F1">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Table 3.1.5. HR Connect Entity Descriptions</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
        <w:gridCol w:w="2166"/>
        <w:gridCol w:w="6409"/>
        <w:tblGridChange w:id="0">
          <w:tblGrid>
            <w:gridCol w:w="451"/>
            <w:gridCol w:w="2166"/>
            <w:gridCol w:w="6409"/>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3F2">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3F3">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Entity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3F4">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F5">
            <w:pPr>
              <w:spacing w:after="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F6">
            <w:pPr>
              <w:spacing w:after="40" w:lineRule="auto"/>
              <w:rPr>
                <w:rFonts w:ascii="Calibri" w:cs="Calibri" w:eastAsia="Calibri" w:hAnsi="Calibri"/>
              </w:rPr>
            </w:pPr>
            <w:r w:rsidDel="00000000" w:rsidR="00000000" w:rsidRPr="00000000">
              <w:rPr>
                <w:rFonts w:ascii="Calibri" w:cs="Calibri" w:eastAsia="Calibri" w:hAnsi="Calibri"/>
                <w:rtl w:val="0"/>
              </w:rPr>
              <w:t xml:space="preserve">AppUser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F7">
            <w:pPr>
              <w:spacing w:after="40" w:lineRule="auto"/>
              <w:rPr>
                <w:rFonts w:ascii="Calibri" w:cs="Calibri" w:eastAsia="Calibri" w:hAnsi="Calibri"/>
              </w:rPr>
            </w:pPr>
            <w:r w:rsidDel="00000000" w:rsidR="00000000" w:rsidRPr="00000000">
              <w:rPr>
                <w:rFonts w:ascii="Calibri" w:cs="Calibri" w:eastAsia="Calibri" w:hAnsi="Calibri"/>
                <w:rtl w:val="0"/>
              </w:rPr>
              <w:t xml:space="preserve">Login identity and basic account information. A user may hold one or more Roles.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F8">
            <w:pPr>
              <w:spacing w:after="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F9">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AffiliateProfile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FA">
            <w:pPr>
              <w:spacing w:after="40" w:lineRule="auto"/>
              <w:rPr>
                <w:rFonts w:ascii="Calibri" w:cs="Calibri" w:eastAsia="Calibri" w:hAnsi="Calibri"/>
              </w:rPr>
            </w:pPr>
            <w:r w:rsidDel="00000000" w:rsidR="00000000" w:rsidRPr="00000000">
              <w:rPr>
                <w:rFonts w:ascii="Calibri" w:cs="Calibri" w:eastAsia="Calibri" w:hAnsi="Calibri"/>
                <w:rtl w:val="0"/>
              </w:rPr>
              <w:t xml:space="preserve">Profile of an Affiliate, including contact, approval status and bank account information.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FB">
            <w:pPr>
              <w:spacing w:after="4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FC">
            <w:pPr>
              <w:spacing w:after="40" w:lineRule="auto"/>
              <w:rPr>
                <w:rFonts w:ascii="Calibri" w:cs="Calibri" w:eastAsia="Calibri" w:hAnsi="Calibri"/>
              </w:rPr>
            </w:pPr>
            <w:r w:rsidDel="00000000" w:rsidR="00000000" w:rsidRPr="00000000">
              <w:rPr>
                <w:rFonts w:ascii="Calibri" w:cs="Calibri" w:eastAsia="Calibri" w:hAnsi="Calibri"/>
                <w:rtl w:val="0"/>
              </w:rPr>
              <w:t xml:space="preserve">Company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FD">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that creates recruitment demand and Jobs; holds the verification status.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FE">
            <w:pPr>
              <w:spacing w:after="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FF">
            <w:pPr>
              <w:spacing w:after="40" w:lineRule="auto"/>
              <w:rPr>
                <w:rFonts w:ascii="Calibri" w:cs="Calibri" w:eastAsia="Calibri" w:hAnsi="Calibri"/>
              </w:rPr>
            </w:pPr>
            <w:r w:rsidDel="00000000" w:rsidR="00000000" w:rsidRPr="00000000">
              <w:rPr>
                <w:rFonts w:ascii="Calibri" w:cs="Calibri" w:eastAsia="Calibri" w:hAnsi="Calibri"/>
                <w:rtl w:val="0"/>
              </w:rPr>
              <w:t xml:space="preserve">CompanyUser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0">
            <w:pPr>
              <w:spacing w:after="40" w:lineRule="auto"/>
              <w:rPr>
                <w:rFonts w:ascii="Calibri" w:cs="Calibri" w:eastAsia="Calibri" w:hAnsi="Calibri"/>
              </w:rPr>
            </w:pPr>
            <w:r w:rsidDel="00000000" w:rsidR="00000000" w:rsidRPr="00000000">
              <w:rPr>
                <w:rFonts w:ascii="Calibri" w:cs="Calibri" w:eastAsia="Calibri" w:hAnsi="Calibri"/>
                <w:rtl w:val="0"/>
              </w:rPr>
              <w:t xml:space="preserve">Links a user to the Company they represent.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1">
            <w:pPr>
              <w:spacing w:after="4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2">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3">
            <w:pPr>
              <w:spacing w:after="40" w:lineRule="auto"/>
              <w:rPr>
                <w:rFonts w:ascii="Calibri" w:cs="Calibri" w:eastAsia="Calibri" w:hAnsi="Calibri"/>
              </w:rPr>
            </w:pPr>
            <w:r w:rsidDel="00000000" w:rsidR="00000000" w:rsidRPr="00000000">
              <w:rPr>
                <w:rFonts w:ascii="Calibri" w:cs="Calibri" w:eastAsia="Calibri" w:hAnsi="Calibri"/>
                <w:rtl w:val="0"/>
              </w:rPr>
              <w:t xml:space="preserve">Master record of a Candidate with normalized identity (email, phone) and profile.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4">
            <w:pPr>
              <w:spacing w:after="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5">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CandidateCv</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6">
            <w:pPr>
              <w:spacing w:after="40" w:lineRule="auto"/>
              <w:rPr>
                <w:rFonts w:ascii="Calibri" w:cs="Calibri" w:eastAsia="Calibri" w:hAnsi="Calibri"/>
              </w:rPr>
            </w:pPr>
            <w:r w:rsidDel="00000000" w:rsidR="00000000" w:rsidRPr="00000000">
              <w:rPr>
                <w:rFonts w:ascii="Calibri" w:cs="Calibri" w:eastAsia="Calibri" w:hAnsi="Calibri"/>
                <w:rtl w:val="0"/>
              </w:rPr>
              <w:t xml:space="preserve">A CV belonging to a Candidate, used for submission and AI matching.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7">
            <w:pPr>
              <w:spacing w:after="40"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8">
            <w:pPr>
              <w:spacing w:after="40" w:lineRule="auto"/>
              <w:rPr>
                <w:rFonts w:ascii="Calibri" w:cs="Calibri" w:eastAsia="Calibri" w:hAnsi="Calibri"/>
              </w:rPr>
            </w:pPr>
            <w:r w:rsidDel="00000000" w:rsidR="00000000" w:rsidRPr="00000000">
              <w:rPr>
                <w:rFonts w:ascii="Calibri" w:cs="Calibri" w:eastAsia="Calibri" w:hAnsi="Calibri"/>
                <w:rtl w:val="0"/>
              </w:rPr>
              <w:t xml:space="preserve">ServiceType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9">
            <w:pPr>
              <w:spacing w:after="40" w:lineRule="auto"/>
              <w:rPr>
                <w:rFonts w:ascii="Calibri" w:cs="Calibri" w:eastAsia="Calibri" w:hAnsi="Calibri"/>
              </w:rPr>
            </w:pPr>
            <w:r w:rsidDel="00000000" w:rsidR="00000000" w:rsidRPr="00000000">
              <w:rPr>
                <w:rFonts w:ascii="Calibri" w:cs="Calibri" w:eastAsia="Calibri" w:hAnsi="Calibri"/>
                <w:rtl w:val="0"/>
              </w:rPr>
              <w:t xml:space="preserve">Recruitment service model of a Job: HEADHUNT_COD, CV_SOURCING or CV_APPLICATION, with the Roles allowed to submit.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A">
            <w:pPr>
              <w:spacing w:after="4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B">
            <w:pPr>
              <w:spacing w:after="40" w:lineRule="auto"/>
              <w:rPr>
                <w:rFonts w:ascii="Calibri" w:cs="Calibri" w:eastAsia="Calibri" w:hAnsi="Calibri"/>
              </w:rPr>
            </w:pPr>
            <w:r w:rsidDel="00000000" w:rsidR="00000000" w:rsidRPr="00000000">
              <w:rPr>
                <w:rFonts w:ascii="Calibri" w:cs="Calibri" w:eastAsia="Calibri" w:hAnsi="Calibri"/>
                <w:rtl w:val="0"/>
              </w:rPr>
              <w:t xml:space="preserve">Job</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C">
            <w:pPr>
              <w:spacing w:after="40" w:lineRule="auto"/>
              <w:rPr>
                <w:rFonts w:ascii="Calibri" w:cs="Calibri" w:eastAsia="Calibri" w:hAnsi="Calibri"/>
              </w:rPr>
            </w:pPr>
            <w:del w:id="9167" w:author="Lu (Claude)" w:date="2026-10-21T00:00:00Z">
              <w:r>
                <w:rPr>
                  <w:rFonts w:ascii="Calibri" w:cs="Calibri" w:eastAsia="Calibri" w:hAnsi="Calibri"/>
                  <w:rtl w:val="0"/>
                </w:rPr>
                <w:delText xml:space="preserve">Recruitment Job with description, quantity, status, visibility, Client Company and Service Type.</w:delText>
              </w:r>
            </w:del>
            <w:ins w:id="9168" w:author="Lu (Claude)" w:date="2026-10-21T00:00:00Z">
              <w:r>
                <w:rPr>
                  <w:rFonts w:ascii="Calibri" w:cs="Calibri" w:eastAsia="Calibri" w:hAnsi="Calibri"/>
                  <w:rtl w:val="0"/>
                </w:rPr>
                <w:t xml:space="preserve">Recruitment Job with description, quantity, status, Client Company, Service Type and commercial terms.</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D">
            <w:pPr>
              <w:spacing w:after="40"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E">
            <w:pPr>
              <w:spacing w:after="40" w:lineRule="auto"/>
              <w:rPr>
                <w:rFonts w:ascii="Calibri" w:cs="Calibri" w:eastAsia="Calibri" w:hAnsi="Calibri"/>
              </w:rPr>
            </w:pPr>
            <w:r w:rsidDel="00000000" w:rsidR="00000000" w:rsidRPr="00000000">
              <w:rPr>
                <w:rFonts w:ascii="Calibri" w:cs="Calibri" w:eastAsia="Calibri" w:hAnsi="Calibri"/>
                <w:rtl w:val="0"/>
              </w:rPr>
              <w:t xml:space="preserve">JobRequirement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0F">
            <w:pPr>
              <w:spacing w:after="40" w:lineRule="auto"/>
              <w:rPr>
                <w:rFonts w:ascii="Calibri" w:cs="Calibri" w:eastAsia="Calibri" w:hAnsi="Calibri"/>
              </w:rPr>
            </w:pPr>
            <w:r w:rsidDel="00000000" w:rsidR="00000000" w:rsidRPr="00000000">
              <w:rPr>
                <w:rFonts w:ascii="Calibri" w:cs="Calibri" w:eastAsia="Calibri" w:hAnsi="Calibri"/>
                <w:rtl w:val="0"/>
              </w:rPr>
              <w:t xml:space="preserve">A Must-have or Should-have requirement of a Job, used by AI matching.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0">
            <w:pPr>
              <w:spacing w:after="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1">
            <w:pPr>
              <w:spacing w:after="40" w:lineRule="auto"/>
              <w:rPr>
                <w:rFonts w:ascii="Calibri" w:cs="Calibri" w:eastAsia="Calibri" w:hAnsi="Calibri"/>
              </w:rPr>
            </w:pPr>
            <w:r w:rsidDel="00000000" w:rsidR="00000000" w:rsidRPr="00000000">
              <w:rPr>
                <w:rFonts w:ascii="Calibri" w:cs="Calibri" w:eastAsia="Calibri" w:hAnsi="Calibri"/>
                <w:rtl w:val="0"/>
              </w:rPr>
              <w:t xml:space="preserve">Submission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2">
            <w:pPr>
              <w:spacing w:after="40" w:lineRule="auto"/>
              <w:rPr>
                <w:rFonts w:ascii="Calibri" w:cs="Calibri" w:eastAsia="Calibri" w:hAnsi="Calibri"/>
              </w:rPr>
            </w:pPr>
            <w:r w:rsidDel="00000000" w:rsidR="00000000" w:rsidRPr="00000000">
              <w:rPr>
                <w:rFonts w:ascii="Calibri" w:cs="Calibri" w:eastAsia="Calibri" w:hAnsi="Calibri"/>
                <w:rtl w:val="0"/>
              </w:rPr>
              <w:t xml:space="preserve">One attempt to submit a Candidate and CV to a Job: source, time, status and duplicate reference.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3">
            <w:pPr>
              <w:spacing w:after="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4">
            <w:pPr>
              <w:spacing w:after="40" w:lineRule="auto"/>
              <w:rPr>
                <w:rFonts w:ascii="Calibri" w:cs="Calibri" w:eastAsia="Calibri" w:hAnsi="Calibri"/>
              </w:rPr>
            </w:pPr>
            <w:r w:rsidDel="00000000" w:rsidR="00000000" w:rsidRPr="00000000">
              <w:rPr>
                <w:rFonts w:ascii="Calibri" w:cs="Calibri" w:eastAsia="Calibri" w:hAnsi="Calibri"/>
                <w:rtl w:val="0"/>
              </w:rPr>
              <w:t xml:space="preserve">SubmissionConsent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5">
            <w:pPr>
              <w:spacing w:after="40" w:lineRule="auto"/>
              <w:rPr>
                <w:rFonts w:ascii="Calibri" w:cs="Calibri" w:eastAsia="Calibri" w:hAnsi="Calibri"/>
              </w:rPr>
            </w:pPr>
            <w:r w:rsidDel="00000000" w:rsidR="00000000" w:rsidRPr="00000000">
              <w:rPr>
                <w:rFonts w:ascii="Calibri" w:cs="Calibri" w:eastAsia="Calibri" w:hAnsi="Calibri"/>
                <w:rtl w:val="0"/>
              </w:rPr>
              <w:t xml:space="preserve">The Candidate's consent request for an Affiliate submission: status and expiry.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6">
            <w:pPr>
              <w:spacing w:after="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7">
            <w:pPr>
              <w:spacing w:after="40" w:lineRule="auto"/>
              <w:rPr>
                <w:rFonts w:ascii="Calibri" w:cs="Calibri" w:eastAsia="Calibri" w:hAnsi="Calibri"/>
              </w:rPr>
            </w:pPr>
            <w:r w:rsidDel="00000000" w:rsidR="00000000" w:rsidRPr="00000000">
              <w:rPr>
                <w:rFonts w:ascii="Calibri" w:cs="Calibri" w:eastAsia="Calibri" w:hAnsi="Calibri"/>
                <w:rtl w:val="0"/>
              </w:rPr>
              <w:t xml:space="preserve">Application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8">
            <w:pPr>
              <w:spacing w:after="40" w:lineRule="auto"/>
              <w:rPr>
                <w:rFonts w:ascii="Calibri" w:cs="Calibri" w:eastAsia="Calibri" w:hAnsi="Calibri"/>
              </w:rPr>
            </w:pPr>
            <w:r w:rsidDel="00000000" w:rsidR="00000000" w:rsidRPr="00000000">
              <w:rPr>
                <w:rFonts w:ascii="Calibri" w:cs="Calibri" w:eastAsia="Calibri" w:hAnsi="Calibri"/>
                <w:rtl w:val="0"/>
              </w:rPr>
              <w:t xml:space="preserve">The single recruitment process of a Candidate for a Job, created from an accepted Submission.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9">
            <w:pPr>
              <w:spacing w:after="4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A">
            <w:pPr>
              <w:spacing w:after="40" w:lineRule="auto"/>
              <w:rPr>
                <w:rFonts w:ascii="Calibri" w:cs="Calibri" w:eastAsia="Calibri" w:hAnsi="Calibri"/>
              </w:rPr>
            </w:pPr>
            <w:r w:rsidDel="00000000" w:rsidR="00000000" w:rsidRPr="00000000">
              <w:rPr>
                <w:rFonts w:ascii="Calibri" w:cs="Calibri" w:eastAsia="Calibri" w:hAnsi="Calibri"/>
                <w:rtl w:val="0"/>
              </w:rPr>
              <w:t xml:space="preserve">ApplicationStatusHistory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B">
            <w:pPr>
              <w:spacing w:after="40" w:lineRule="auto"/>
              <w:rPr>
                <w:rFonts w:ascii="Calibri" w:cs="Calibri" w:eastAsia="Calibri" w:hAnsi="Calibri"/>
              </w:rPr>
            </w:pPr>
            <w:r w:rsidDel="00000000" w:rsidR="00000000" w:rsidRPr="00000000">
              <w:rPr>
                <w:rFonts w:ascii="Calibri" w:cs="Calibri" w:eastAsia="Calibri" w:hAnsi="Calibri"/>
                <w:rtl w:val="0"/>
              </w:rPr>
              <w:t xml:space="preserve">History of Application status changes.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C">
            <w:pPr>
              <w:spacing w:after="40"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D">
            <w:pPr>
              <w:spacing w:after="40" w:lineRule="auto"/>
              <w:rPr>
                <w:rFonts w:ascii="Calibri" w:cs="Calibri" w:eastAsia="Calibri" w:hAnsi="Calibri"/>
              </w:rPr>
            </w:pPr>
            <w:r w:rsidDel="00000000" w:rsidR="00000000" w:rsidRPr="00000000">
              <w:rPr>
                <w:rFonts w:ascii="Calibri" w:cs="Calibri" w:eastAsia="Calibri" w:hAnsi="Calibri"/>
                <w:rtl w:val="0"/>
              </w:rPr>
              <w:t xml:space="preserve">Attribution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E">
            <w:pPr>
              <w:spacing w:after="40" w:lineRule="auto"/>
              <w:rPr>
                <w:rFonts w:ascii="Calibri" w:cs="Calibri" w:eastAsia="Calibri" w:hAnsi="Calibri"/>
              </w:rPr>
            </w:pPr>
            <w:r w:rsidDel="00000000" w:rsidR="00000000" w:rsidRPr="00000000">
              <w:rPr>
                <w:rFonts w:ascii="Calibri" w:cs="Calibri" w:eastAsia="Calibri" w:hAnsi="Calibri"/>
                <w:rtl w:val="0"/>
              </w:rPr>
              <w:t xml:space="preserve">The Affiliate credited as the source of an Application, based on the winning accepted Submission.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1F">
            <w:pPr>
              <w:spacing w:after="40"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0">
            <w:pPr>
              <w:spacing w:after="40" w:lineRule="auto"/>
              <w:rPr>
                <w:rFonts w:ascii="Calibri" w:cs="Calibri" w:eastAsia="Calibri" w:hAnsi="Calibri"/>
              </w:rPr>
            </w:pPr>
            <w:r w:rsidDel="00000000" w:rsidR="00000000" w:rsidRPr="00000000">
              <w:rPr>
                <w:rFonts w:ascii="Calibri" w:cs="Calibri" w:eastAsia="Calibri" w:hAnsi="Calibri"/>
                <w:rtl w:val="0"/>
              </w:rPr>
              <w:t xml:space="preserve">AiMatchResult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1">
            <w:pPr>
              <w:spacing w:after="40" w:lineRule="auto"/>
              <w:rPr>
                <w:rFonts w:ascii="Calibri" w:cs="Calibri" w:eastAsia="Calibri" w:hAnsi="Calibri"/>
              </w:rPr>
            </w:pPr>
            <w:r w:rsidDel="00000000" w:rsidR="00000000" w:rsidRPr="00000000">
              <w:rPr>
                <w:rFonts w:ascii="Calibri" w:cs="Calibri" w:eastAsia="Calibri" w:hAnsi="Calibri"/>
                <w:rtl w:val="0"/>
              </w:rPr>
              <w:t xml:space="preserve">AI-assisted matching result: Match Score, Match Tier, Candidate Highlight and requirement assessments.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2">
            <w:pPr>
              <w:spacing w:after="40"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3">
            <w:pPr>
              <w:spacing w:after="40" w:lineRule="auto"/>
              <w:rPr>
                <w:rFonts w:ascii="Calibri" w:cs="Calibri" w:eastAsia="Calibri" w:hAnsi="Calibri"/>
              </w:rPr>
            </w:pPr>
            <w:r w:rsidDel="00000000" w:rsidR="00000000" w:rsidRPr="00000000">
              <w:rPr>
                <w:rFonts w:ascii="Calibri" w:cs="Calibri" w:eastAsia="Calibri" w:hAnsi="Calibri"/>
                <w:rtl w:val="0"/>
              </w:rPr>
              <w:t xml:space="preserve">MatchTierConfig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4">
            <w:pPr>
              <w:spacing w:after="40" w:lineRule="auto"/>
              <w:rPr>
                <w:rFonts w:ascii="Calibri" w:cs="Calibri" w:eastAsia="Calibri" w:hAnsi="Calibri"/>
              </w:rPr>
            </w:pPr>
            <w:r w:rsidDel="00000000" w:rsidR="00000000" w:rsidRPr="00000000">
              <w:rPr>
                <w:rFonts w:ascii="Calibri" w:cs="Calibri" w:eastAsia="Calibri" w:hAnsi="Calibri"/>
                <w:rtl w:val="0"/>
              </w:rPr>
              <w:t xml:space="preserve">Configurable score thresholds and colours of Match Tiers.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5">
            <w:pPr>
              <w:spacing w:after="40"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6">
            <w:pPr>
              <w:spacing w:after="40" w:lineRule="auto"/>
              <w:rPr>
                <w:rFonts w:ascii="Calibri" w:cs="Calibri" w:eastAsia="Calibri" w:hAnsi="Calibri"/>
              </w:rPr>
            </w:pPr>
            <w:r w:rsidDel="00000000" w:rsidR="00000000" w:rsidRPr="00000000">
              <w:rPr>
                <w:rFonts w:ascii="Calibri" w:cs="Calibri" w:eastAsia="Calibri" w:hAnsi="Calibri"/>
                <w:rtl w:val="0"/>
              </w:rPr>
              <w:t xml:space="preserve">Interview</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7">
            <w:pPr>
              <w:spacing w:after="40" w:lineRule="auto"/>
              <w:rPr>
                <w:rFonts w:ascii="Calibri" w:cs="Calibri" w:eastAsia="Calibri" w:hAnsi="Calibri"/>
              </w:rPr>
            </w:pPr>
            <w:r w:rsidDel="00000000" w:rsidR="00000000" w:rsidRPr="00000000">
              <w:rPr>
                <w:rFonts w:ascii="Calibri" w:cs="Calibri" w:eastAsia="Calibri" w:hAnsi="Calibri"/>
                <w:rtl w:val="0"/>
              </w:rPr>
              <w:t xml:space="preserve">Interview round, schedule, status, result and feedback of an Application.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8">
            <w:pPr>
              <w:spacing w:after="40"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9">
            <w:pPr>
              <w:spacing w:after="40" w:lineRule="auto"/>
              <w:rPr>
                <w:rFonts w:ascii="Calibri" w:cs="Calibri" w:eastAsia="Calibri" w:hAnsi="Calibri"/>
              </w:rPr>
            </w:pPr>
            <w:r w:rsidDel="00000000" w:rsidR="00000000" w:rsidRPr="00000000">
              <w:rPr>
                <w:rFonts w:ascii="Calibri" w:cs="Calibri" w:eastAsia="Calibri" w:hAnsi="Calibri"/>
                <w:rtl w:val="0"/>
              </w:rPr>
              <w:t xml:space="preserve">Offer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A">
            <w:pPr>
              <w:spacing w:after="40" w:lineRule="auto"/>
              <w:rPr>
                <w:rFonts w:ascii="Calibri" w:cs="Calibri" w:eastAsia="Calibri" w:hAnsi="Calibri"/>
              </w:rPr>
            </w:pPr>
            <w:r w:rsidDel="00000000" w:rsidR="00000000" w:rsidRPr="00000000">
              <w:rPr>
                <w:rFonts w:ascii="Calibri" w:cs="Calibri" w:eastAsia="Calibri" w:hAnsi="Calibri"/>
                <w:rtl w:val="0"/>
              </w:rPr>
              <w:t xml:space="preserve">Offer issued for an Application: version, terms, status and Candidate response.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B">
            <w:pPr>
              <w:spacing w:after="40" w:lineRule="auto"/>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C">
            <w:pPr>
              <w:spacing w:after="40" w:lineRule="auto"/>
              <w:rPr>
                <w:rFonts w:ascii="Calibri" w:cs="Calibri" w:eastAsia="Calibri" w:hAnsi="Calibri"/>
              </w:rPr>
            </w:pPr>
            <w:r w:rsidDel="00000000" w:rsidR="00000000" w:rsidRPr="00000000">
              <w:rPr>
                <w:rFonts w:ascii="Calibri" w:cs="Calibri" w:eastAsia="Calibri" w:hAnsi="Calibri"/>
                <w:rtl w:val="0"/>
              </w:rPr>
              <w:t xml:space="preserve">Placement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D">
            <w:pPr>
              <w:spacing w:after="40" w:lineRule="auto"/>
              <w:rPr>
                <w:rFonts w:ascii="Calibri" w:cs="Calibri" w:eastAsia="Calibri" w:hAnsi="Calibri"/>
              </w:rPr>
            </w:pPr>
            <w:r w:rsidDel="00000000" w:rsidR="00000000" w:rsidRPr="00000000">
              <w:rPr>
                <w:rFonts w:ascii="Calibri" w:cs="Calibri" w:eastAsia="Calibri" w:hAnsi="Calibri"/>
                <w:rtl w:val="0"/>
              </w:rPr>
              <w:t xml:space="preserve">Confirmed actual start-work record of an Application.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E">
            <w:pPr>
              <w:spacing w:after="40"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2F">
            <w:pPr>
              <w:spacing w:after="40" w:lineRule="auto"/>
              <w:rPr>
                <w:rFonts w:ascii="Calibri" w:cs="Calibri" w:eastAsia="Calibri" w:hAnsi="Calibri"/>
              </w:rPr>
            </w:pPr>
            <w:r w:rsidDel="00000000" w:rsidR="00000000" w:rsidRPr="00000000">
              <w:rPr>
                <w:rFonts w:ascii="Calibri" w:cs="Calibri" w:eastAsia="Calibri" w:hAnsi="Calibri"/>
                <w:rtl w:val="0"/>
              </w:rPr>
              <w:t xml:space="preserve">Probation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0">
            <w:pPr>
              <w:spacing w:after="40" w:lineRule="auto"/>
              <w:rPr>
                <w:rFonts w:ascii="Calibri" w:cs="Calibri" w:eastAsia="Calibri" w:hAnsi="Calibri"/>
              </w:rPr>
            </w:pPr>
            <w:del w:id="9169" w:author="Lu (Claude)" w:date="2026-10-21T00:00:00Z">
              <w:r>
                <w:rPr>
                  <w:rFonts w:ascii="Calibri" w:cs="Calibri" w:eastAsia="Calibri" w:hAnsi="Calibri"/>
                  <w:rtl w:val="0"/>
                </w:rPr>
                <w:delText xml:space="preserve">Probation period and result after Placement, for information.</w:delText>
              </w:r>
            </w:del>
            <w:ins w:id="9170" w:author="Lu (Claude)" w:date="2026-10-21T00:00:00Z">
              <w:r>
                <w:rPr>
                  <w:rFonts w:ascii="Calibri" w:cs="Calibri" w:eastAsia="Calibri" w:hAnsi="Calibri"/>
                  <w:rtl w:val="0"/>
                </w:rPr>
                <w:t xml:space="preserve">Kept in the schema but not used: probation tracking is out of scope.</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1">
            <w:pPr>
              <w:spacing w:after="40" w:lineRule="auto"/>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2">
            <w:pPr>
              <w:spacing w:after="40" w:lineRule="auto"/>
              <w:rPr>
                <w:rFonts w:ascii="Calibri" w:cs="Calibri" w:eastAsia="Calibri" w:hAnsi="Calibri"/>
              </w:rPr>
            </w:pPr>
            <w:r w:rsidDel="00000000" w:rsidR="00000000" w:rsidRPr="00000000">
              <w:rPr>
                <w:rFonts w:ascii="Calibri" w:cs="Calibri" w:eastAsia="Calibri" w:hAnsi="Calibri"/>
                <w:rtl w:val="0"/>
              </w:rPr>
              <w:t xml:space="preserve">Warranty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3">
            <w:pPr>
              <w:spacing w:after="40" w:lineRule="auto"/>
              <w:rPr>
                <w:rFonts w:ascii="Calibri" w:cs="Calibri" w:eastAsia="Calibri" w:hAnsi="Calibri"/>
              </w:rPr>
            </w:pPr>
            <w:r w:rsidDel="00000000" w:rsidR="00000000" w:rsidRPr="00000000">
              <w:rPr>
                <w:rFonts w:ascii="Calibri" w:cs="Calibri" w:eastAsia="Calibri" w:hAnsi="Calibri"/>
                <w:rtl w:val="0"/>
              </w:rPr>
              <w:t xml:space="preserve">Warranty period and result after Placement.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4">
            <w:pPr>
              <w:spacing w:after="40" w:lineRule="auto"/>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5">
            <w:pPr>
              <w:spacing w:after="40" w:lineRule="auto"/>
              <w:rPr>
                <w:rFonts w:ascii="Calibri" w:cs="Calibri" w:eastAsia="Calibri" w:hAnsi="Calibri"/>
              </w:rPr>
            </w:pPr>
            <w:r w:rsidDel="00000000" w:rsidR="00000000" w:rsidRPr="00000000">
              <w:rPr>
                <w:rFonts w:ascii="Calibri" w:cs="Calibri" w:eastAsia="Calibri" w:hAnsi="Calibri"/>
                <w:rtl w:val="0"/>
              </w:rPr>
              <w:t xml:space="preserve">CommissionRule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6">
            <w:pPr>
              <w:spacing w:after="40" w:lineRule="auto"/>
              <w:rPr>
                <w:rFonts w:ascii="Calibri" w:cs="Calibri" w:eastAsia="Calibri" w:hAnsi="Calibri"/>
              </w:rPr>
            </w:pPr>
            <w:r w:rsidDel="00000000" w:rsidR="00000000" w:rsidRPr="00000000">
              <w:rPr>
                <w:rFonts w:ascii="Calibri" w:cs="Calibri" w:eastAsia="Calibri" w:hAnsi="Calibri"/>
                <w:rtl w:val="0"/>
              </w:rPr>
              <w:t xml:space="preserve">Commission calculation rule per Service Type and milestone.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7">
            <w:pPr>
              <w:spacing w:after="40" w:lineRule="auto"/>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8">
            <w:pPr>
              <w:spacing w:after="40" w:lineRule="auto"/>
              <w:rPr>
                <w:rFonts w:ascii="Calibri" w:cs="Calibri" w:eastAsia="Calibri" w:hAnsi="Calibri"/>
              </w:rPr>
            </w:pPr>
            <w:r w:rsidDel="00000000" w:rsidR="00000000" w:rsidRPr="00000000">
              <w:rPr>
                <w:rFonts w:ascii="Calibri" w:cs="Calibri" w:eastAsia="Calibri" w:hAnsi="Calibri"/>
                <w:rtl w:val="0"/>
              </w:rPr>
              <w:t xml:space="preserve">CommissionMilestone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9">
            <w:pPr>
              <w:spacing w:after="40" w:lineRule="auto"/>
              <w:rPr>
                <w:rFonts w:ascii="Calibri" w:cs="Calibri" w:eastAsia="Calibri" w:hAnsi="Calibri"/>
              </w:rPr>
            </w:pPr>
            <w:del w:id="9171" w:author="Lu (Claude)" w:date="2026-10-21T00:00:00Z">
              <w:r>
                <w:rPr>
                  <w:rFonts w:ascii="Calibri" w:cs="Calibri" w:eastAsia="Calibri" w:hAnsi="Calibri"/>
                  <w:rtl w:val="0"/>
                </w:rPr>
                <w:delText xml:space="preserve">Catalogue of milestones at which Commission is earned.</w:delText>
              </w:r>
            </w:del>
            <w:ins w:id="9172" w:author="Lu (Claude)" w:date="2026-10-21T00:00:00Z">
              <w:r>
                <w:rPr>
                  <w:rFonts w:ascii="Calibri" w:cs="Calibri" w:eastAsia="Calibri" w:hAnsi="Calibri"/>
                  <w:rtl w:val="0"/>
                </w:rPr>
                <w:t xml:space="preserve">Reference catalogue kept for configuration; Headhunt COD Commission is earned at a single point, at the end of the Warranty.</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A">
            <w:pPr>
              <w:spacing w:after="40" w:lineRule="auto"/>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B">
            <w:pPr>
              <w:spacing w:after="40" w:lineRule="auto"/>
              <w:rPr>
                <w:rFonts w:ascii="Calibri" w:cs="Calibri" w:eastAsia="Calibri" w:hAnsi="Calibri"/>
              </w:rPr>
            </w:pPr>
            <w:r w:rsidDel="00000000" w:rsidR="00000000" w:rsidRPr="00000000">
              <w:rPr>
                <w:rFonts w:ascii="Calibri" w:cs="Calibri" w:eastAsia="Calibri" w:hAnsi="Calibri"/>
                <w:rtl w:val="0"/>
              </w:rPr>
              <w:t xml:space="preserve">Commission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C">
            <w:pPr>
              <w:spacing w:after="40" w:lineRule="auto"/>
              <w:rPr>
                <w:rFonts w:ascii="Calibri" w:cs="Calibri" w:eastAsia="Calibri" w:hAnsi="Calibri"/>
              </w:rPr>
            </w:pPr>
            <w:r w:rsidDel="00000000" w:rsidR="00000000" w:rsidRPr="00000000">
              <w:rPr>
                <w:rFonts w:ascii="Calibri" w:cs="Calibri" w:eastAsia="Calibri" w:hAnsi="Calibri"/>
                <w:rtl w:val="0"/>
              </w:rPr>
              <w:t xml:space="preserve">Commission generated for an Affiliate from Attribution, Placement and Commission Rule.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D">
            <w:pPr>
              <w:spacing w:after="40" w:lineRule="auto"/>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E">
            <w:pPr>
              <w:spacing w:after="40" w:lineRule="auto"/>
              <w:rPr>
                <w:rFonts w:ascii="Calibri" w:cs="Calibri" w:eastAsia="Calibri" w:hAnsi="Calibri"/>
              </w:rPr>
            </w:pPr>
            <w:r w:rsidDel="00000000" w:rsidR="00000000" w:rsidRPr="00000000">
              <w:rPr>
                <w:rFonts w:ascii="Calibri" w:cs="Calibri" w:eastAsia="Calibri" w:hAnsi="Calibri"/>
                <w:rtl w:val="0"/>
              </w:rPr>
              <w:t xml:space="preserve">Payout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3F">
            <w:pPr>
              <w:spacing w:after="40" w:lineRule="auto"/>
              <w:rPr>
                <w:rFonts w:ascii="Calibri" w:cs="Calibri" w:eastAsia="Calibri" w:hAnsi="Calibri"/>
              </w:rPr>
            </w:pPr>
            <w:r w:rsidDel="00000000" w:rsidR="00000000" w:rsidRPr="00000000">
              <w:rPr>
                <w:rFonts w:ascii="Calibri" w:cs="Calibri" w:eastAsia="Calibri" w:hAnsi="Calibri"/>
                <w:rtl w:val="0"/>
              </w:rPr>
              <w:t xml:space="preserve">Payment record of an approved Commission: amount, date, reference and evidence.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40">
            <w:pPr>
              <w:spacing w:after="40" w:lineRule="auto"/>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41">
            <w:pPr>
              <w:spacing w:after="40" w:lineRule="auto"/>
              <w:rPr>
                <w:rFonts w:ascii="Calibri" w:cs="Calibri" w:eastAsia="Calibri" w:hAnsi="Calibri"/>
              </w:rPr>
            </w:pPr>
            <w:r w:rsidDel="00000000" w:rsidR="00000000" w:rsidRPr="00000000">
              <w:rPr>
                <w:rFonts w:ascii="Calibri" w:cs="Calibri" w:eastAsia="Calibri" w:hAnsi="Calibri"/>
                <w:rtl w:val="0"/>
              </w:rPr>
              <w:t xml:space="preserve">Dispute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42">
            <w:pPr>
              <w:spacing w:after="40" w:lineRule="auto"/>
              <w:rPr>
                <w:rFonts w:ascii="Calibri" w:cs="Calibri" w:eastAsia="Calibri" w:hAnsi="Calibri"/>
              </w:rPr>
            </w:pPr>
            <w:r w:rsidDel="00000000" w:rsidR="00000000" w:rsidRPr="00000000">
              <w:rPr>
                <w:rFonts w:ascii="Calibri" w:cs="Calibri" w:eastAsia="Calibri" w:hAnsi="Calibri"/>
                <w:rtl w:val="0"/>
              </w:rPr>
              <w:t xml:space="preserve">Dispute on a Submission, Attribution or Commission.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43">
            <w:pPr>
              <w:spacing w:after="40" w:lineRule="auto"/>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44">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AffiliatePerformance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45">
            <w:pPr>
              <w:spacing w:after="40" w:lineRule="auto"/>
              <w:rPr>
                <w:rFonts w:ascii="Calibri" w:cs="Calibri" w:eastAsia="Calibri" w:hAnsi="Calibri"/>
              </w:rPr>
            </w:pPr>
            <w:r w:rsidDel="00000000" w:rsidR="00000000" w:rsidRPr="00000000">
              <w:rPr>
                <w:rFonts w:ascii="Calibri" w:cs="Calibri" w:eastAsia="Calibri" w:hAnsi="Calibri"/>
                <w:rtl w:val="0"/>
              </w:rPr>
              <w:t xml:space="preserve">Aggregated Affiliate metrics: Submissions, Shortlists, Interviews, Placements, conversion.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46">
            <w:pPr>
              <w:spacing w:after="40" w:lineRule="auto"/>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47">
            <w:pPr>
              <w:spacing w:after="40" w:lineRule="auto"/>
              <w:rPr>
                <w:rFonts w:ascii="Calibri" w:cs="Calibri" w:eastAsia="Calibri" w:hAnsi="Calibri"/>
              </w:rPr>
            </w:pPr>
            <w:r w:rsidDel="00000000" w:rsidR="00000000" w:rsidRPr="00000000">
              <w:rPr>
                <w:rFonts w:ascii="Calibri" w:cs="Calibri" w:eastAsia="Calibri" w:hAnsi="Calibri"/>
                <w:rtl w:val="0"/>
              </w:rPr>
              <w:t xml:space="preserve">Notification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48">
            <w:pPr>
              <w:spacing w:after="40" w:lineRule="auto"/>
              <w:rPr>
                <w:rFonts w:ascii="Calibri" w:cs="Calibri" w:eastAsia="Calibri" w:hAnsi="Calibri"/>
              </w:rPr>
            </w:pPr>
            <w:r w:rsidDel="00000000" w:rsidR="00000000" w:rsidRPr="00000000">
              <w:rPr>
                <w:rFonts w:ascii="Calibri" w:cs="Calibri" w:eastAsia="Calibri" w:hAnsi="Calibri"/>
                <w:rtl w:val="0"/>
              </w:rPr>
              <w:t xml:space="preserve">In-system notification sent to a user.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49">
            <w:pPr>
              <w:spacing w:after="40" w:lineRule="auto"/>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4A">
            <w:pPr>
              <w:spacing w:after="40" w:lineRule="auto"/>
              <w:rPr>
                <w:rFonts w:ascii="Calibri" w:cs="Calibri" w:eastAsia="Calibri" w:hAnsi="Calibri"/>
              </w:rPr>
            </w:pPr>
            <w:r w:rsidDel="00000000" w:rsidR="00000000" w:rsidRPr="00000000">
              <w:rPr>
                <w:rFonts w:ascii="Calibri" w:cs="Calibri" w:eastAsia="Calibri" w:hAnsi="Calibri"/>
                <w:rtl w:val="0"/>
              </w:rPr>
              <w:t xml:space="preserve">AuditLog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4B">
            <w:pPr>
              <w:spacing w:after="40" w:lineRule="auto"/>
              <w:rPr>
                <w:rFonts w:ascii="Calibri" w:cs="Calibri" w:eastAsia="Calibri" w:hAnsi="Calibri"/>
              </w:rPr>
            </w:pPr>
            <w:r w:rsidDel="00000000" w:rsidR="00000000" w:rsidRPr="00000000">
              <w:rPr>
                <w:rFonts w:ascii="Calibri" w:cs="Calibri" w:eastAsia="Calibri" w:hAnsi="Calibri"/>
                <w:rtl w:val="0"/>
              </w:rPr>
              <w:t xml:space="preserve">Audit record of a sensitive action.</w:t>
            </w:r>
          </w:p>
        </w:tc>
      </w:tr>
      <w:tr>
        <w:trPr>
          <w:cantSplit w:val="1"/>
          <w:tblHeader w:val="0"/>
          <w:ins w:id="9176"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73" w:author="Lu (Claude)" w:date="2026-10-21T00:00:00Z">
              <w:r>
                <w:rPr>
                  <w:rFonts w:ascii="Calibri" w:cs="Calibri" w:eastAsia="Calibri" w:hAnsi="Calibri"/>
                  <w:rtl w:val="0"/>
                </w:rPr>
                <w:t xml:space="preserve">30</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74" w:author="Lu (Claude)" w:date="2026-10-21T00:00:00Z">
              <w:r>
                <w:rPr>
                  <w:rFonts w:ascii="Calibri" w:cs="Calibri" w:eastAsia="Calibri" w:hAnsi="Calibri"/>
                  <w:rtl w:val="0"/>
                </w:rPr>
                <w:t xml:space="preserve">ServiceFee</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75" w:author="Lu (Claude)" w:date="2026-10-21T00:00:00Z">
              <w:r>
                <w:rPr>
                  <w:rFonts w:ascii="Calibri" w:cs="Calibri" w:eastAsia="Calibri" w:hAnsi="Calibri"/>
                  <w:rtl w:val="0"/>
                </w:rPr>
                <w:t xml:space="preserve">Amount owed by a Client Company (posting fee, service fee or deposit) with due date, status and payment reference.</w:t>
              </w:r>
            </w:ins>
          </w:p>
        </w:tc>
      </w:tr>
      <w:tr>
        <w:trPr>
          <w:cantSplit w:val="1"/>
          <w:tblHeader w:val="0"/>
          <w:ins w:id="9180"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77" w:author="Lu (Claude)" w:date="2026-10-21T00:00:00Z">
              <w:r>
                <w:rPr>
                  <w:rFonts w:ascii="Calibri" w:cs="Calibri" w:eastAsia="Calibri" w:hAnsi="Calibri"/>
                  <w:rtl w:val="0"/>
                </w:rPr>
                <w:t xml:space="preserve">31</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78" w:author="Lu (Claude)" w:date="2026-10-21T00:00:00Z">
              <w:r>
                <w:rPr>
                  <w:rFonts w:ascii="Calibri" w:cs="Calibri" w:eastAsia="Calibri" w:hAnsi="Calibri"/>
                  <w:rtl w:val="0"/>
                </w:rPr>
                <w:t xml:space="preserve">SourcingDelivery</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79" w:author="Lu (Claude)" w:date="2026-10-21T00:00:00Z">
              <w:r>
                <w:rPr>
                  <w:rFonts w:ascii="Calibri" w:cs="Calibri" w:eastAsia="Calibri" w:hAnsi="Calibri"/>
                  <w:rtl w:val="0"/>
                </w:rPr>
                <w:t xml:space="preserve">A CV delivered to the Client for a CV Sourcing Job, with review deadline and decision.</w:t>
              </w:r>
            </w:ins>
          </w:p>
        </w:tc>
      </w:tr>
      <w:tr>
        <w:trPr>
          <w:cantSplit w:val="1"/>
          <w:tblHeader w:val="0"/>
          <w:ins w:id="9184"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81" w:author="Lu (Claude)" w:date="2026-10-21T00:00:00Z">
              <w:r>
                <w:rPr>
                  <w:rFonts w:ascii="Calibri" w:cs="Calibri" w:eastAsia="Calibri" w:hAnsi="Calibri"/>
                  <w:rtl w:val="0"/>
                </w:rPr>
                <w:t xml:space="preserve">32</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82" w:author="Lu (Claude)" w:date="2026-10-21T00:00:00Z">
              <w:r>
                <w:rPr>
                  <w:rFonts w:ascii="Calibri" w:cs="Calibri" w:eastAsia="Calibri" w:hAnsi="Calibri"/>
                  <w:rtl w:val="0"/>
                </w:rPr>
                <w:t xml:space="preserve">ReplacementSlot</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83" w:author="Lu (Claude)" w:date="2026-10-21T00:00:00Z">
              <w:r>
                <w:rPr>
                  <w:rFonts w:ascii="Calibri" w:cs="Calibri" w:eastAsia="Calibri" w:hAnsi="Calibri"/>
                  <w:rtl w:val="0"/>
                </w:rPr>
                <w:t xml:space="preserve">Replacement opened when a resignation within the Warranty is confirmed; filling it creates no new fee.</w:t>
              </w:r>
            </w:ins>
          </w:p>
        </w:tc>
      </w:tr>
      <w:tr>
        <w:trPr>
          <w:cantSplit w:val="1"/>
          <w:tblHeader w:val="0"/>
          <w:ins w:id="9188"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85" w:author="Lu (Claude)" w:date="2026-10-21T00:00:00Z">
              <w:r>
                <w:rPr>
                  <w:rFonts w:ascii="Calibri" w:cs="Calibri" w:eastAsia="Calibri" w:hAnsi="Calibri"/>
                  <w:rtl w:val="0"/>
                </w:rPr>
                <w:t xml:space="preserve">33</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86" w:author="Lu (Claude)" w:date="2026-10-21T00:00:00Z">
              <w:r>
                <w:rPr>
                  <w:rFonts w:ascii="Calibri" w:cs="Calibri" w:eastAsia="Calibri" w:hAnsi="Calibri"/>
                  <w:rtl w:val="0"/>
                </w:rPr>
                <w:t xml:space="preserve">BusinessSetting</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87" w:author="Lu (Claude)" w:date="2026-10-21T00:00:00Z">
              <w:r>
                <w:rPr>
                  <w:rFonts w:ascii="Calibri" w:cs="Calibri" w:eastAsia="Calibri" w:hAnsi="Calibri"/>
                  <w:rtl w:val="0"/>
                </w:rPr>
                <w:t xml:space="preserve">Configurable business value (periods, fees, rates, limits) used at run time.</w:t>
              </w:r>
            </w:ins>
          </w:p>
        </w:tc>
      </w:tr>
      <w:tr>
        <w:trPr>
          <w:cantSplit w:val="1"/>
          <w:tblHeader w:val="0"/>
          <w:ins w:id="9192"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89" w:author="Lu (Claude)" w:date="2026-10-21T00:00:00Z">
              <w:r>
                <w:rPr>
                  <w:rFonts w:ascii="Calibri" w:cs="Calibri" w:eastAsia="Calibri" w:hAnsi="Calibri"/>
                  <w:rtl w:val="0"/>
                </w:rPr>
                <w:t xml:space="preserve">34</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90" w:author="Lu (Claude)" w:date="2026-10-21T00:00:00Z">
              <w:r>
                <w:rPr>
                  <w:rFonts w:ascii="Calibri" w:cs="Calibri" w:eastAsia="Calibri" w:hAnsi="Calibri"/>
                  <w:rtl w:val="0"/>
                </w:rPr>
                <w:t xml:space="preserve">ContactRequest</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91" w:author="Lu (Claude)" w:date="2026-10-21T00:00:00Z">
              <w:r>
                <w:rPr>
                  <w:rFonts w:ascii="Calibri" w:cs="Calibri" w:eastAsia="Calibri" w:hAnsi="Calibri"/>
                  <w:rtl w:val="0"/>
                </w:rPr>
                <w:t xml:space="preserve">A request sent through the public contact form and its handling status.</w:t>
              </w:r>
            </w:ins>
          </w:p>
        </w:tc>
      </w:tr>
      <w:tr>
        <w:trPr>
          <w:cantSplit w:val="1"/>
          <w:tblHeader w:val="0"/>
          <w:ins w:id="9196"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93" w:author="Lu (Claude)" w:date="2026-10-21T00:00:00Z">
              <w:r>
                <w:rPr>
                  <w:rFonts w:ascii="Calibri" w:cs="Calibri" w:eastAsia="Calibri" w:hAnsi="Calibri"/>
                  <w:rtl w:val="0"/>
                </w:rPr>
                <w:t xml:space="preserve">35</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94" w:author="Lu (Claude)" w:date="2026-10-21T00:00:00Z">
              <w:r>
                <w:rPr>
                  <w:rFonts w:ascii="Calibri" w:cs="Calibri" w:eastAsia="Calibri" w:hAnsi="Calibri"/>
                  <w:rtl w:val="0"/>
                </w:rPr>
                <w:t xml:space="preserve">ServiceAgreement</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195" w:author="Lu (Claude)" w:date="2026-10-21T00:00:00Z">
              <w:r>
                <w:rPr>
                  <w:rFonts w:ascii="Calibri" w:cs="Calibri" w:eastAsia="Calibri" w:hAnsi="Calibri"/>
                  <w:rtl w:val="0"/>
                </w:rPr>
                <w:t xml:space="preserve">Versioned agreement of commercial terms, Client response, OTP signature evidence and PDF reference. [Planned]</w:t>
              </w:r>
            </w:ins>
          </w:p>
        </w:tc>
      </w:tr>
    </w:tbl>
    <w:p w:rsidR="00000000" w:rsidDel="00000000" w:rsidP="00000000" w:rsidRDefault="00000000" w:rsidRPr="00000000" w14:paraId="0000044C">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44D">
      <w:pPr>
        <w:spacing w:after="120" w:lineRule="auto"/>
        <w:rPr>
          <w:rFonts w:ascii="Calibri" w:cs="Calibri" w:eastAsia="Calibri" w:hAnsi="Calibri"/>
        </w:rPr>
      </w:pPr>
      <w:r w:rsidDel="00000000" w:rsidR="00000000" w:rsidRPr="00000000">
        <w:rPr>
          <w:rFonts w:ascii="Calibri" w:cs="Calibri" w:eastAsia="Calibri" w:hAnsi="Calibri"/>
          <w:rtl w:val="0"/>
        </w:rPr>
        <w:t xml:space="preserve">Sections 3.2 to 3.8 specify each feature. Every function is described with its trigger, actors, processing, validation and business rules, and result. The "Status" row states whether the function exists in the current backend. Screen mock-ups are to be inserted by the team where marked.</w:t>
      </w:r>
    </w:p>
    <w:p w:rsidR="00000000" w:rsidDel="00000000" w:rsidP="00000000" w:rsidRDefault="00000000" w:rsidRPr="00000000" w14:paraId="0000044E">
      <w:pPr>
        <w:pStyle w:val="Heading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 Authentication and Account</w:t>
      </w:r>
    </w:p>
    <w:p w:rsidR="00000000" w:rsidDel="00000000" w:rsidP="00000000" w:rsidRDefault="00000000" w:rsidRPr="00000000" w14:paraId="0000044F">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3.2.1 Register Account</w:t>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450">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451">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52">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53">
            <w:pPr>
              <w:spacing w:after="40" w:lineRule="auto"/>
              <w:rPr>
                <w:rFonts w:ascii="Calibri" w:cs="Calibri" w:eastAsia="Calibri" w:hAnsi="Calibri"/>
              </w:rPr>
            </w:pPr>
            <w:r w:rsidDel="00000000" w:rsidR="00000000" w:rsidRPr="00000000">
              <w:rPr>
                <w:rFonts w:ascii="Calibri" w:cs="Calibri" w:eastAsia="Calibri" w:hAnsi="Calibri"/>
                <w:rtl w:val="0"/>
              </w:rPr>
              <w:t xml:space="preserve">A Guest chooses "Register" and selects an account type.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54">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55">
            <w:pPr>
              <w:spacing w:after="40" w:lineRule="auto"/>
              <w:rPr>
                <w:rFonts w:ascii="Calibri" w:cs="Calibri" w:eastAsia="Calibri" w:hAnsi="Calibri"/>
              </w:rPr>
            </w:pPr>
            <w:r w:rsidDel="00000000" w:rsidR="00000000" w:rsidRPr="00000000">
              <w:rPr>
                <w:rFonts w:ascii="Calibri" w:cs="Calibri" w:eastAsia="Calibri" w:hAnsi="Calibri"/>
                <w:rtl w:val="0"/>
              </w:rPr>
              <w:t xml:space="preserve">Guest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56">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57">
            <w:pPr>
              <w:spacing w:after="40" w:lineRule="auto"/>
              <w:rPr>
                <w:rFonts w:ascii="Calibri" w:cs="Calibri" w:eastAsia="Calibri" w:hAnsi="Calibri"/>
              </w:rPr>
            </w:pPr>
            <w:r w:rsidDel="00000000" w:rsidR="00000000" w:rsidRPr="00000000">
              <w:rPr>
                <w:rFonts w:ascii="Calibri" w:cs="Calibri" w:eastAsia="Calibri" w:hAnsi="Calibri"/>
                <w:rtl w:val="0"/>
              </w:rPr>
              <w:t xml:space="preserve">Creates a Candidate, Affiliate or Client account and starts email verification.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58">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59">
            <w:pPr>
              <w:spacing w:after="40" w:lineRule="auto"/>
              <w:rPr>
                <w:rFonts w:ascii="Calibri" w:cs="Calibri" w:eastAsia="Calibri" w:hAnsi="Calibri"/>
              </w:rPr>
            </w:pPr>
            <w:r w:rsidDel="00000000" w:rsidR="00000000" w:rsidRPr="00000000">
              <w:rPr>
                <w:rFonts w:ascii="Calibri" w:cs="Calibri" w:eastAsia="Calibri" w:hAnsi="Calibri"/>
                <w:rtl w:val="0"/>
              </w:rPr>
              <w:t xml:space="preserve">The email is not already registered.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5A">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5B">
            <w:pPr>
              <w:spacing w:after="40" w:lineRule="auto"/>
              <w:rPr>
                <w:rFonts w:ascii="Calibri" w:cs="Calibri" w:eastAsia="Calibri" w:hAnsi="Calibri"/>
              </w:rPr>
            </w:pPr>
            <w:r w:rsidDel="00000000" w:rsidR="00000000" w:rsidRPr="00000000">
              <w:rPr>
                <w:rFonts w:ascii="Calibri" w:cs="Calibri" w:eastAsia="Calibri" w:hAnsi="Calibri"/>
                <w:rtl w:val="0"/>
              </w:rPr>
              <w:t xml:space="preserve">1. The Guest enters the registration data for the chosen account type.</w:t>
            </w:r>
          </w:p>
          <w:p w:rsidR="00000000" w:rsidDel="00000000" w:rsidP="00000000" w:rsidRDefault="00000000" w:rsidRPr="00000000" w14:paraId="0000045C">
            <w:pPr>
              <w:spacing w:after="40" w:lineRule="auto"/>
              <w:rPr>
                <w:rFonts w:ascii="Calibri" w:cs="Calibri" w:eastAsia="Calibri" w:hAnsi="Calibri"/>
              </w:rPr>
            </w:pPr>
            <w:r w:rsidDel="00000000" w:rsidR="00000000" w:rsidRPr="00000000">
              <w:rPr>
                <w:rFonts w:ascii="Calibri" w:cs="Calibri" w:eastAsia="Calibri" w:hAnsi="Calibri"/>
                <w:rtl w:val="0"/>
              </w:rPr>
              <w:t xml:space="preserve">2. The system validates the data and creates the account in an unverified state.</w:t>
            </w:r>
          </w:p>
          <w:p w:rsidR="00000000" w:rsidDel="00000000" w:rsidP="00000000" w:rsidRDefault="00000000" w:rsidRPr="00000000" w14:paraId="0000045D">
            <w:pPr>
              <w:spacing w:after="40" w:lineRule="auto"/>
              <w:rPr>
                <w:rFonts w:ascii="Calibri" w:cs="Calibri" w:eastAsia="Calibri" w:hAnsi="Calibri"/>
              </w:rPr>
            </w:pPr>
            <w:r w:rsidDel="00000000" w:rsidR="00000000" w:rsidRPr="00000000">
              <w:rPr>
                <w:rFonts w:ascii="Calibri" w:cs="Calibri" w:eastAsia="Calibri" w:hAnsi="Calibri"/>
                <w:rtl w:val="0"/>
              </w:rPr>
              <w:t xml:space="preserve">3. The system sends a one-time code to the email address.</w:t>
            </w:r>
          </w:p>
          <w:p w:rsidR="00000000" w:rsidDel="00000000" w:rsidP="00000000" w:rsidRDefault="00000000" w:rsidRPr="00000000" w14:paraId="0000045E">
            <w:pPr>
              <w:spacing w:after="40" w:lineRule="auto"/>
              <w:rPr>
                <w:rFonts w:ascii="Calibri" w:cs="Calibri" w:eastAsia="Calibri" w:hAnsi="Calibri"/>
              </w:rPr>
            </w:pPr>
            <w:r w:rsidDel="00000000" w:rsidR="00000000" w:rsidRPr="00000000">
              <w:rPr>
                <w:rFonts w:ascii="Calibri" w:cs="Calibri" w:eastAsia="Calibri" w:hAnsi="Calibri"/>
                <w:rtl w:val="0"/>
              </w:rPr>
              <w:t xml:space="preserve">4. For Affiliate and Client accounts, the system creates an approval request for Platform Admin.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5F">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60">
            <w:pPr>
              <w:spacing w:after="40" w:lineRule="auto"/>
              <w:rPr>
                <w:rFonts w:ascii="Calibri" w:cs="Calibri" w:eastAsia="Calibri" w:hAnsi="Calibri"/>
              </w:rPr>
            </w:pPr>
            <w:r w:rsidDel="00000000" w:rsidR="00000000" w:rsidRPr="00000000">
              <w:rPr>
                <w:rFonts w:ascii="Calibri" w:cs="Calibri" w:eastAsia="Calibri" w:hAnsi="Calibri"/>
                <w:rtl w:val="0"/>
              </w:rPr>
              <w:t xml:space="preserve">- Email must be unique after normalization.</w:t>
            </w:r>
          </w:p>
          <w:p w:rsidR="00000000" w:rsidDel="00000000" w:rsidP="00000000" w:rsidRDefault="00000000" w:rsidRPr="00000000" w14:paraId="00000461">
            <w:pPr>
              <w:spacing w:after="40" w:lineRule="auto"/>
              <w:rPr>
                <w:rFonts w:ascii="Calibri" w:cs="Calibri" w:eastAsia="Calibri" w:hAnsi="Calibri"/>
              </w:rPr>
            </w:pPr>
            <w:r w:rsidDel="00000000" w:rsidR="00000000" w:rsidRPr="00000000">
              <w:rPr>
                <w:rFonts w:ascii="Calibri" w:cs="Calibri" w:eastAsia="Calibri" w:hAnsi="Calibri"/>
                <w:rtl w:val="0"/>
              </w:rPr>
              <w:t xml:space="preserve">- Password must meet the password policy (BR-03).</w:t>
            </w:r>
          </w:p>
          <w:p w:rsidR="00000000" w:rsidDel="00000000" w:rsidP="00000000" w:rsidRDefault="00000000" w:rsidRPr="00000000" w14:paraId="00000462">
            <w:pPr>
              <w:spacing w:after="40" w:lineRule="auto"/>
              <w:rPr>
                <w:rFonts w:ascii="Calibri" w:cs="Calibri" w:eastAsia="Calibri" w:hAnsi="Calibri"/>
              </w:rPr>
            </w:pPr>
            <w:r w:rsidDel="00000000" w:rsidR="00000000" w:rsidRPr="00000000">
              <w:rPr>
                <w:rFonts w:ascii="Calibri" w:cs="Calibri" w:eastAsia="Calibri" w:hAnsi="Calibri"/>
                <w:rtl w:val="0"/>
              </w:rPr>
              <w:t xml:space="preserve">- Affiliate and Client accounts cannot use role-specific functions until approved (BR-02).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63">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64">
            <w:pPr>
              <w:spacing w:after="40" w:lineRule="auto"/>
              <w:rPr>
                <w:rFonts w:ascii="Calibri" w:cs="Calibri" w:eastAsia="Calibri" w:hAnsi="Calibri"/>
              </w:rPr>
            </w:pPr>
            <w:r w:rsidDel="00000000" w:rsidR="00000000" w:rsidRPr="00000000">
              <w:rPr>
                <w:rFonts w:ascii="Calibri" w:cs="Calibri" w:eastAsia="Calibri" w:hAnsi="Calibri"/>
                <w:rtl w:val="0"/>
              </w:rPr>
              <w:t xml:space="preserve">An unverified account exists and an OTP email has been sent.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65">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66">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467">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468">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3.2.2 Verify Email OTP</w:t>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469">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46A">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6B">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6C">
            <w:pPr>
              <w:spacing w:after="40" w:lineRule="auto"/>
              <w:rPr>
                <w:rFonts w:ascii="Calibri" w:cs="Calibri" w:eastAsia="Calibri" w:hAnsi="Calibri"/>
              </w:rPr>
            </w:pPr>
            <w:r w:rsidDel="00000000" w:rsidR="00000000" w:rsidRPr="00000000">
              <w:rPr>
                <w:rFonts w:ascii="Calibri" w:cs="Calibri" w:eastAsia="Calibri" w:hAnsi="Calibri"/>
                <w:rtl w:val="0"/>
              </w:rPr>
              <w:t xml:space="preserve">The user submits the code received by email.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6D">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6E">
            <w:pPr>
              <w:spacing w:after="40" w:lineRule="auto"/>
              <w:rPr>
                <w:rFonts w:ascii="Calibri" w:cs="Calibri" w:eastAsia="Calibri" w:hAnsi="Calibri"/>
              </w:rPr>
            </w:pPr>
            <w:r w:rsidDel="00000000" w:rsidR="00000000" w:rsidRPr="00000000">
              <w:rPr>
                <w:rFonts w:ascii="Calibri" w:cs="Calibri" w:eastAsia="Calibri" w:hAnsi="Calibri"/>
                <w:rtl w:val="0"/>
              </w:rPr>
              <w:t xml:space="preserve">Guest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6F">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70">
            <w:pPr>
              <w:spacing w:after="40" w:lineRule="auto"/>
              <w:rPr>
                <w:rFonts w:ascii="Calibri" w:cs="Calibri" w:eastAsia="Calibri" w:hAnsi="Calibri"/>
              </w:rPr>
            </w:pPr>
            <w:r w:rsidDel="00000000" w:rsidR="00000000" w:rsidRPr="00000000">
              <w:rPr>
                <w:rFonts w:ascii="Calibri" w:cs="Calibri" w:eastAsia="Calibri" w:hAnsi="Calibri"/>
                <w:rtl w:val="0"/>
              </w:rPr>
              <w:t xml:space="preserve">Confirms ownership of the registered email.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71">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72">
            <w:pPr>
              <w:spacing w:after="40" w:lineRule="auto"/>
              <w:rPr>
                <w:rFonts w:ascii="Calibri" w:cs="Calibri" w:eastAsia="Calibri" w:hAnsi="Calibri"/>
              </w:rPr>
            </w:pPr>
            <w:r w:rsidDel="00000000" w:rsidR="00000000" w:rsidRPr="00000000">
              <w:rPr>
                <w:rFonts w:ascii="Calibri" w:cs="Calibri" w:eastAsia="Calibri" w:hAnsi="Calibri"/>
                <w:rtl w:val="0"/>
              </w:rPr>
              <w:t xml:space="preserve">An unverified account with a valid, unexpired code exists.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73">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74">
            <w:pPr>
              <w:spacing w:after="40" w:lineRule="auto"/>
              <w:rPr>
                <w:rFonts w:ascii="Calibri" w:cs="Calibri" w:eastAsia="Calibri" w:hAnsi="Calibri"/>
              </w:rPr>
            </w:pPr>
            <w:r w:rsidDel="00000000" w:rsidR="00000000" w:rsidRPr="00000000">
              <w:rPr>
                <w:rFonts w:ascii="Calibri" w:cs="Calibri" w:eastAsia="Calibri" w:hAnsi="Calibri"/>
                <w:rtl w:val="0"/>
              </w:rPr>
              <w:t xml:space="preserve">1. The user enters the code.</w:t>
            </w:r>
          </w:p>
          <w:p w:rsidR="00000000" w:rsidDel="00000000" w:rsidP="00000000" w:rsidRDefault="00000000" w:rsidRPr="00000000" w14:paraId="00000475">
            <w:pPr>
              <w:spacing w:after="40" w:lineRule="auto"/>
              <w:rPr>
                <w:rFonts w:ascii="Calibri" w:cs="Calibri" w:eastAsia="Calibri" w:hAnsi="Calibri"/>
              </w:rPr>
            </w:pPr>
            <w:r w:rsidDel="00000000" w:rsidR="00000000" w:rsidRPr="00000000">
              <w:rPr>
                <w:rFonts w:ascii="Calibri" w:cs="Calibri" w:eastAsia="Calibri" w:hAnsi="Calibri"/>
                <w:rtl w:val="0"/>
              </w:rPr>
              <w:t xml:space="preserve">2. The system checks the code and its expiry.</w:t>
            </w:r>
          </w:p>
          <w:p w:rsidR="00000000" w:rsidDel="00000000" w:rsidP="00000000" w:rsidRDefault="00000000" w:rsidRPr="00000000" w14:paraId="00000476">
            <w:pPr>
              <w:spacing w:after="40" w:lineRule="auto"/>
              <w:rPr>
                <w:rFonts w:ascii="Calibri" w:cs="Calibri" w:eastAsia="Calibri" w:hAnsi="Calibri"/>
              </w:rPr>
            </w:pPr>
            <w:r w:rsidDel="00000000" w:rsidR="00000000" w:rsidRPr="00000000">
              <w:rPr>
                <w:rFonts w:ascii="Calibri" w:cs="Calibri" w:eastAsia="Calibri" w:hAnsi="Calibri"/>
                <w:rtl w:val="0"/>
              </w:rPr>
              <w:t xml:space="preserve">3. The system marks the email as verified.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77">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78">
            <w:pPr>
              <w:numPr>
                <w:ilvl w:val="0"/>
                <w:numId w:val="2"/>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code has 6 digits and is valid for 15 minutes.</w:t>
            </w:r>
          </w:p>
          <w:p w:rsidR="00000000" w:rsidDel="00000000" w:rsidP="00000000" w:rsidRDefault="00000000" w:rsidRPr="00000000" w14:paraId="00000479">
            <w:pPr>
              <w:numPr>
                <w:ilvl w:val="0"/>
                <w:numId w:val="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An expired or incorrect code is rejected (MSG05); after 5 incorrect - attempts the code is invalidated and a new one must be requested.</w:t>
            </w:r>
          </w:p>
          <w:p w:rsidR="00000000" w:rsidDel="00000000" w:rsidP="00000000" w:rsidRDefault="00000000" w:rsidRPr="00000000" w14:paraId="0000047A">
            <w:pPr>
              <w:numPr>
                <w:ilvl w:val="0"/>
                <w:numId w:val="2"/>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Requests for a new code are limited to 5 per 10 minutes.</w:t>
            </w:r>
          </w:p>
          <w:p w:rsidR="00000000" w:rsidDel="00000000" w:rsidP="00000000" w:rsidRDefault="00000000" w:rsidRPr="00000000" w14:paraId="0000047B">
            <w:pPr>
              <w:spacing w:after="40" w:lineRule="auto"/>
              <w:rPr>
                <w:rFonts w:ascii="Calibri" w:cs="Calibri" w:eastAsia="Calibri" w:hAnsi="Calibri"/>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7C">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7D">
            <w:pPr>
              <w:spacing w:after="40" w:lineRule="auto"/>
              <w:rPr>
                <w:rFonts w:ascii="Calibri" w:cs="Calibri" w:eastAsia="Calibri" w:hAnsi="Calibri"/>
              </w:rPr>
            </w:pPr>
            <w:r w:rsidDel="00000000" w:rsidR="00000000" w:rsidRPr="00000000">
              <w:rPr>
                <w:rFonts w:ascii="Calibri" w:cs="Calibri" w:eastAsia="Calibri" w:hAnsi="Calibri"/>
                <w:rtl w:val="0"/>
              </w:rPr>
              <w:t xml:space="preserve">The account email is verified.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7E">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7F">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480">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481">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3.2.3 Login</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482">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483">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84">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85">
            <w:pPr>
              <w:spacing w:after="40" w:lineRule="auto"/>
              <w:rPr>
                <w:rFonts w:ascii="Calibri" w:cs="Calibri" w:eastAsia="Calibri" w:hAnsi="Calibri"/>
              </w:rPr>
            </w:pPr>
            <w:r w:rsidDel="00000000" w:rsidR="00000000" w:rsidRPr="00000000">
              <w:rPr>
                <w:rFonts w:ascii="Calibri" w:cs="Calibri" w:eastAsia="Calibri" w:hAnsi="Calibri"/>
                <w:rtl w:val="0"/>
              </w:rPr>
              <w:t xml:space="preserve">The user submits email and password.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86">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87">
            <w:pPr>
              <w:spacing w:after="40" w:lineRule="auto"/>
              <w:rPr>
                <w:rFonts w:ascii="Calibri" w:cs="Calibri" w:eastAsia="Calibri" w:hAnsi="Calibri"/>
              </w:rPr>
            </w:pPr>
            <w:r w:rsidDel="00000000" w:rsidR="00000000" w:rsidRPr="00000000">
              <w:rPr>
                <w:rFonts w:ascii="Calibri" w:cs="Calibri" w:eastAsia="Calibri" w:hAnsi="Calibri"/>
                <w:rtl w:val="0"/>
              </w:rPr>
              <w:t xml:space="preserve">Registered User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88">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89">
            <w:pPr>
              <w:spacing w:after="40" w:lineRule="auto"/>
              <w:rPr>
                <w:rFonts w:ascii="Calibri" w:cs="Calibri" w:eastAsia="Calibri" w:hAnsi="Calibri"/>
              </w:rPr>
            </w:pPr>
            <w:r w:rsidDel="00000000" w:rsidR="00000000" w:rsidRPr="00000000">
              <w:rPr>
                <w:rFonts w:ascii="Calibri" w:cs="Calibri" w:eastAsia="Calibri" w:hAnsi="Calibri"/>
                <w:rtl w:val="0"/>
              </w:rPr>
              <w:t xml:space="preserve">Authenticates the user and issues an access token and a refresh token.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8A">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8B">
            <w:pPr>
              <w:spacing w:after="40" w:lineRule="auto"/>
              <w:rPr>
                <w:rFonts w:ascii="Calibri" w:cs="Calibri" w:eastAsia="Calibri" w:hAnsi="Calibri"/>
              </w:rPr>
            </w:pPr>
            <w:r w:rsidDel="00000000" w:rsidR="00000000" w:rsidRPr="00000000">
              <w:rPr>
                <w:rFonts w:ascii="Calibri" w:cs="Calibri" w:eastAsia="Calibri" w:hAnsi="Calibri"/>
                <w:rtl w:val="0"/>
              </w:rPr>
              <w:t xml:space="preserve">The account is verified and active.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8C">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8D">
            <w:pPr>
              <w:spacing w:after="40" w:lineRule="auto"/>
              <w:rPr>
                <w:rFonts w:ascii="Calibri" w:cs="Calibri" w:eastAsia="Calibri" w:hAnsi="Calibri"/>
              </w:rPr>
            </w:pPr>
            <w:r w:rsidDel="00000000" w:rsidR="00000000" w:rsidRPr="00000000">
              <w:rPr>
                <w:rFonts w:ascii="Calibri" w:cs="Calibri" w:eastAsia="Calibri" w:hAnsi="Calibri"/>
                <w:rtl w:val="0"/>
              </w:rPr>
              <w:t xml:space="preserve">1. The system verifies the credentials.</w:t>
            </w:r>
          </w:p>
          <w:p w:rsidR="00000000" w:rsidDel="00000000" w:rsidP="00000000" w:rsidRDefault="00000000" w:rsidRPr="00000000" w14:paraId="0000048E">
            <w:pPr>
              <w:spacing w:after="40" w:lineRule="auto"/>
              <w:rPr>
                <w:rFonts w:ascii="Calibri" w:cs="Calibri" w:eastAsia="Calibri" w:hAnsi="Calibri"/>
              </w:rPr>
            </w:pPr>
            <w:r w:rsidDel="00000000" w:rsidR="00000000" w:rsidRPr="00000000">
              <w:rPr>
                <w:rFonts w:ascii="Calibri" w:cs="Calibri" w:eastAsia="Calibri" w:hAnsi="Calibri"/>
                <w:rtl w:val="0"/>
              </w:rPr>
              <w:t xml:space="preserve">2. The system resolves the user's active Roles and Permissions.</w:t>
            </w:r>
          </w:p>
          <w:p w:rsidR="00000000" w:rsidDel="00000000" w:rsidP="00000000" w:rsidRDefault="00000000" w:rsidRPr="00000000" w14:paraId="0000048F">
            <w:pPr>
              <w:spacing w:after="40" w:lineRule="auto"/>
              <w:rPr>
                <w:rFonts w:ascii="Calibri" w:cs="Calibri" w:eastAsia="Calibri" w:hAnsi="Calibri"/>
              </w:rPr>
            </w:pPr>
            <w:r w:rsidDel="00000000" w:rsidR="00000000" w:rsidRPr="00000000">
              <w:rPr>
                <w:rFonts w:ascii="Calibri" w:cs="Calibri" w:eastAsia="Calibri" w:hAnsi="Calibri"/>
                <w:rtl w:val="0"/>
              </w:rPr>
              <w:t xml:space="preserve">3. The system issues tokens and records the login in the audit log.</w:t>
            </w:r>
          </w:p>
          <w:p w:rsidR="00000000" w:rsidDel="00000000" w:rsidP="00000000" w:rsidRDefault="00000000" w:rsidRPr="00000000" w14:paraId="00000490">
            <w:pPr>
              <w:spacing w:after="40" w:lineRule="auto"/>
              <w:rPr>
                <w:rFonts w:ascii="Calibri" w:cs="Calibri" w:eastAsia="Calibri" w:hAnsi="Calibri"/>
              </w:rPr>
            </w:pPr>
            <w:r w:rsidDel="00000000" w:rsidR="00000000" w:rsidRPr="00000000">
              <w:rPr>
                <w:rFonts w:ascii="Calibri" w:cs="Calibri" w:eastAsia="Calibri" w:hAnsi="Calibri"/>
                <w:rtl w:val="0"/>
              </w:rPr>
              <w:t xml:space="preserve">4. The client redirects the user to the dashboard for the Role.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91">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92">
            <w:pPr>
              <w:spacing w:after="40" w:lineRule="auto"/>
              <w:rPr>
                <w:rFonts w:ascii="Calibri" w:cs="Calibri" w:eastAsia="Calibri" w:hAnsi="Calibri"/>
              </w:rPr>
            </w:pPr>
            <w:r w:rsidDel="00000000" w:rsidR="00000000" w:rsidRPr="00000000">
              <w:rPr>
                <w:rFonts w:ascii="Calibri" w:cs="Calibri" w:eastAsia="Calibri" w:hAnsi="Calibri"/>
                <w:rtl w:val="0"/>
              </w:rPr>
              <w:t xml:space="preserve">-After 5 consecutive failed attempts the login is locked for 15 minutes (BR-04, MSG07). </w:t>
            </w:r>
          </w:p>
          <w:p w:rsidR="00000000" w:rsidDel="00000000" w:rsidP="00000000" w:rsidRDefault="00000000" w:rsidRPr="00000000" w14:paraId="00000493">
            <w:pPr>
              <w:spacing w:after="40" w:lineRule="auto"/>
              <w:rPr>
                <w:rFonts w:ascii="Calibri" w:cs="Calibri" w:eastAsia="Calibri" w:hAnsi="Calibri"/>
              </w:rPr>
            </w:pPr>
            <w:r w:rsidDel="00000000" w:rsidR="00000000" w:rsidRPr="00000000">
              <w:rPr>
                <w:rFonts w:ascii="Calibri" w:cs="Calibri" w:eastAsia="Calibri" w:hAnsi="Calibri"/>
                <w:rtl w:val="0"/>
              </w:rPr>
              <w:t xml:space="preserve">- A suspended account cannot log in (MSG08).</w:t>
            </w:r>
          </w:p>
          <w:p w:rsidR="00000000" w:rsidDel="00000000" w:rsidP="00000000" w:rsidRDefault="00000000" w:rsidRPr="00000000" w14:paraId="00000494">
            <w:pPr>
              <w:spacing w:after="40" w:lineRule="auto"/>
              <w:rPr>
                <w:rFonts w:ascii="Calibri" w:cs="Calibri" w:eastAsia="Calibri" w:hAnsi="Calibri"/>
              </w:rPr>
            </w:pPr>
            <w:r w:rsidDel="00000000" w:rsidR="00000000" w:rsidRPr="00000000">
              <w:rPr>
                <w:rFonts w:ascii="Calibri" w:cs="Calibri" w:eastAsia="Calibri" w:hAnsi="Calibri"/>
                <w:rtl w:val="0"/>
              </w:rPr>
              <w:t xml:space="preserve">- The same error message is shown for unknown email and wrong password (MSG04).</w:t>
            </w:r>
          </w:p>
          <w:p w:rsidR="00000000" w:rsidDel="00000000" w:rsidP="00000000" w:rsidRDefault="00000000" w:rsidRPr="00000000" w14:paraId="00000495">
            <w:pPr>
              <w:spacing w:after="40" w:lineRule="auto"/>
              <w:rPr>
                <w:rFonts w:ascii="Calibri" w:cs="Calibri" w:eastAsia="Calibri" w:hAnsi="Calibri"/>
              </w:rPr>
            </w:pPr>
            <w:r w:rsidDel="00000000" w:rsidR="00000000" w:rsidRPr="00000000">
              <w:rPr>
                <w:rFonts w:ascii="Calibri" w:cs="Calibri" w:eastAsia="Calibri" w:hAnsi="Calibri"/>
                <w:rtl w:val="0"/>
              </w:rPr>
              <w:t xml:space="preserve">-The access token is valid for 60 minutes and the refresh token for 7 days. </w:t>
            </w:r>
          </w:p>
          <w:p w:rsidR="00000000" w:rsidDel="00000000" w:rsidP="00000000" w:rsidRDefault="00000000" w:rsidRPr="00000000" w14:paraId="00000496">
            <w:pPr>
              <w:spacing w:after="40" w:lineRule="auto"/>
              <w:rPr>
                <w:rFonts w:ascii="Calibri" w:cs="Calibri" w:eastAsia="Calibri" w:hAnsi="Calibri"/>
              </w:rPr>
            </w:pPr>
            <w:r w:rsidDel="00000000" w:rsidR="00000000" w:rsidRPr="00000000">
              <w:rPr>
                <w:rFonts w:ascii="Calibri" w:cs="Calibri" w:eastAsia="Calibri" w:hAnsi="Calibri"/>
                <w:rtl w:val="0"/>
              </w:rPr>
              <w:t xml:space="preserve">- Login requests are limited to 10 per minute from the same client.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97">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98">
            <w:pPr>
              <w:spacing w:after="40" w:lineRule="auto"/>
              <w:rPr>
                <w:rFonts w:ascii="Calibri" w:cs="Calibri" w:eastAsia="Calibri" w:hAnsi="Calibri"/>
              </w:rPr>
            </w:pPr>
            <w:r w:rsidDel="00000000" w:rsidR="00000000" w:rsidRPr="00000000">
              <w:rPr>
                <w:rFonts w:ascii="Calibri" w:cs="Calibri" w:eastAsia="Calibri" w:hAnsi="Calibri"/>
                <w:rtl w:val="0"/>
              </w:rPr>
              <w:t xml:space="preserve">The user is authenticated.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99">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9A">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49B">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49C">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3.2.4 Recover Password</w:t>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49D">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49E">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9F">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A0">
            <w:pPr>
              <w:spacing w:after="40" w:lineRule="auto"/>
              <w:rPr>
                <w:rFonts w:ascii="Calibri" w:cs="Calibri" w:eastAsia="Calibri" w:hAnsi="Calibri"/>
              </w:rPr>
            </w:pPr>
            <w:r w:rsidDel="00000000" w:rsidR="00000000" w:rsidRPr="00000000">
              <w:rPr>
                <w:rFonts w:ascii="Calibri" w:cs="Calibri" w:eastAsia="Calibri" w:hAnsi="Calibri"/>
                <w:rtl w:val="0"/>
              </w:rPr>
              <w:t xml:space="preserve">The user chooses "Forgot password".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A1">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A2">
            <w:pPr>
              <w:spacing w:after="40" w:lineRule="auto"/>
              <w:rPr>
                <w:rFonts w:ascii="Calibri" w:cs="Calibri" w:eastAsia="Calibri" w:hAnsi="Calibri"/>
              </w:rPr>
            </w:pPr>
            <w:r w:rsidDel="00000000" w:rsidR="00000000" w:rsidRPr="00000000">
              <w:rPr>
                <w:rFonts w:ascii="Calibri" w:cs="Calibri" w:eastAsia="Calibri" w:hAnsi="Calibri"/>
                <w:rtl w:val="0"/>
              </w:rPr>
              <w:t xml:space="preserve">Guest, Registered User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A3">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A4">
            <w:pPr>
              <w:spacing w:after="40" w:lineRule="auto"/>
              <w:rPr>
                <w:rFonts w:ascii="Calibri" w:cs="Calibri" w:eastAsia="Calibri" w:hAnsi="Calibri"/>
              </w:rPr>
            </w:pPr>
            <w:r w:rsidDel="00000000" w:rsidR="00000000" w:rsidRPr="00000000">
              <w:rPr>
                <w:rFonts w:ascii="Calibri" w:cs="Calibri" w:eastAsia="Calibri" w:hAnsi="Calibri"/>
                <w:rtl w:val="0"/>
              </w:rPr>
              <w:t xml:space="preserve">Resets the password through a one-time code sent by email.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A5">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A6">
            <w:pPr>
              <w:spacing w:after="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A7">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A8">
            <w:pPr>
              <w:spacing w:after="40" w:lineRule="auto"/>
              <w:rPr>
                <w:rFonts w:ascii="Calibri" w:cs="Calibri" w:eastAsia="Calibri" w:hAnsi="Calibri"/>
              </w:rPr>
            </w:pPr>
            <w:r w:rsidDel="00000000" w:rsidR="00000000" w:rsidRPr="00000000">
              <w:rPr>
                <w:rFonts w:ascii="Calibri" w:cs="Calibri" w:eastAsia="Calibri" w:hAnsi="Calibri"/>
                <w:rtl w:val="0"/>
              </w:rPr>
              <w:t xml:space="preserve">1. The user enters the email address.</w:t>
            </w:r>
          </w:p>
          <w:p w:rsidR="00000000" w:rsidDel="00000000" w:rsidP="00000000" w:rsidRDefault="00000000" w:rsidRPr="00000000" w14:paraId="000004A9">
            <w:pPr>
              <w:spacing w:after="40" w:lineRule="auto"/>
              <w:rPr>
                <w:rFonts w:ascii="Calibri" w:cs="Calibri" w:eastAsia="Calibri" w:hAnsi="Calibri"/>
              </w:rPr>
            </w:pPr>
            <w:r w:rsidDel="00000000" w:rsidR="00000000" w:rsidRPr="00000000">
              <w:rPr>
                <w:rFonts w:ascii="Calibri" w:cs="Calibri" w:eastAsia="Calibri" w:hAnsi="Calibri"/>
                <w:rtl w:val="0"/>
              </w:rPr>
              <w:t xml:space="preserve">2. The system sends a reset code if the email is registered.</w:t>
            </w:r>
          </w:p>
          <w:p w:rsidR="00000000" w:rsidDel="00000000" w:rsidP="00000000" w:rsidRDefault="00000000" w:rsidRPr="00000000" w14:paraId="000004AA">
            <w:pPr>
              <w:spacing w:after="40" w:lineRule="auto"/>
              <w:rPr>
                <w:rFonts w:ascii="Calibri" w:cs="Calibri" w:eastAsia="Calibri" w:hAnsi="Calibri"/>
              </w:rPr>
            </w:pPr>
            <w:r w:rsidDel="00000000" w:rsidR="00000000" w:rsidRPr="00000000">
              <w:rPr>
                <w:rFonts w:ascii="Calibri" w:cs="Calibri" w:eastAsia="Calibri" w:hAnsi="Calibri"/>
                <w:rtl w:val="0"/>
              </w:rPr>
              <w:t xml:space="preserve">3. The user enters the code and a new password.</w:t>
            </w:r>
          </w:p>
          <w:p w:rsidR="00000000" w:rsidDel="00000000" w:rsidP="00000000" w:rsidRDefault="00000000" w:rsidRPr="00000000" w14:paraId="000004AB">
            <w:pPr>
              <w:spacing w:after="40" w:lineRule="auto"/>
              <w:rPr>
                <w:rFonts w:ascii="Calibri" w:cs="Calibri" w:eastAsia="Calibri" w:hAnsi="Calibri"/>
              </w:rPr>
            </w:pPr>
            <w:r w:rsidDel="00000000" w:rsidR="00000000" w:rsidRPr="00000000">
              <w:rPr>
                <w:rFonts w:ascii="Calibri" w:cs="Calibri" w:eastAsia="Calibri" w:hAnsi="Calibri"/>
                <w:rtl w:val="0"/>
              </w:rPr>
              <w:t xml:space="preserve">4. The system updates the password and revokes existing sessions.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AC">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AD">
            <w:pPr>
              <w:spacing w:after="40" w:lineRule="auto"/>
              <w:rPr>
                <w:rFonts w:ascii="Calibri" w:cs="Calibri" w:eastAsia="Calibri" w:hAnsi="Calibri"/>
              </w:rPr>
            </w:pPr>
            <w:r w:rsidDel="00000000" w:rsidR="00000000" w:rsidRPr="00000000">
              <w:rPr>
                <w:rFonts w:ascii="Calibri" w:cs="Calibri" w:eastAsia="Calibri" w:hAnsi="Calibri"/>
                <w:rtl w:val="0"/>
              </w:rPr>
              <w:t xml:space="preserve">- The reset code has 6 digits and is valid for 15 minutes. </w:t>
            </w:r>
          </w:p>
          <w:p w:rsidR="00000000" w:rsidDel="00000000" w:rsidP="00000000" w:rsidRDefault="00000000" w:rsidRPr="00000000" w14:paraId="000004AE">
            <w:pPr>
              <w:spacing w:after="40" w:lineRule="auto"/>
              <w:rPr>
                <w:rFonts w:ascii="Calibri" w:cs="Calibri" w:eastAsia="Calibri" w:hAnsi="Calibri"/>
              </w:rPr>
            </w:pPr>
            <w:r w:rsidDel="00000000" w:rsidR="00000000" w:rsidRPr="00000000">
              <w:rPr>
                <w:rFonts w:ascii="Calibri" w:cs="Calibri" w:eastAsia="Calibri" w:hAnsi="Calibri"/>
                <w:rtl w:val="0"/>
              </w:rPr>
              <w:t xml:space="preserve">- Reset requests are limited to 5 per 10 minutes from the same client.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AF">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B0">
            <w:pPr>
              <w:spacing w:after="40" w:lineRule="auto"/>
              <w:rPr>
                <w:rFonts w:ascii="Calibri" w:cs="Calibri" w:eastAsia="Calibri" w:hAnsi="Calibri"/>
              </w:rPr>
            </w:pPr>
            <w:r w:rsidDel="00000000" w:rsidR="00000000" w:rsidRPr="00000000">
              <w:rPr>
                <w:rFonts w:ascii="Calibri" w:cs="Calibri" w:eastAsia="Calibri" w:hAnsi="Calibri"/>
                <w:rtl w:val="0"/>
              </w:rPr>
              <w:t xml:space="preserve">The password is changed and previous sessions are invalid.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B1">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B2">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4B3">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4B4">
      <w:pPr>
        <w:pStyle w:val="Heading3"/>
        <w:rPr>
          <w:rFonts w:ascii="Calibri" w:cs="Calibri" w:eastAsia="Calibri" w:hAnsi="Calibri"/>
          <w:color w:val="1e4d78"/>
          <w:sz w:val="22"/>
          <w:szCs w:val="22"/>
        </w:rPr>
      </w:pPr>
      <w:r w:rsidDel="00000000" w:rsidR="00000000" w:rsidRPr="00000000">
        <w:rPr>
          <w:rFonts w:ascii="Calibri" w:cs="Calibri" w:eastAsia="Calibri" w:hAnsi="Calibri"/>
          <w:color w:val="1e4d78"/>
          <w:sz w:val="22"/>
          <w:szCs w:val="22"/>
          <w:rtl w:val="0"/>
        </w:rPr>
        <w:t xml:space="preserve">3.3 Company and Job Management</w:t>
      </w:r>
    </w:p>
    <w:p w:rsidR="00000000" w:rsidDel="00000000" w:rsidP="00000000" w:rsidRDefault="00000000" w:rsidRPr="00000000" w14:paraId="000004B5">
      <w:pPr>
        <w:spacing w:after="120" w:lineRule="auto"/>
        <w:rPr>
          <w:rFonts w:ascii="Calibri" w:cs="Calibri" w:eastAsia="Calibri" w:hAnsi="Calibri"/>
        </w:rPr>
      </w:pPr>
      <w:r w:rsidDel="00000000" w:rsidR="00000000" w:rsidRPr="00000000">
        <w:rPr>
          <w:rFonts w:ascii="Calibri" w:cs="Calibri" w:eastAsia="Calibri" w:hAnsi="Calibri"/>
          <w:rtl w:val="0"/>
        </w:rPr>
        <w:t xml:space="preserve">This feature covers Main Flow MF-01. The activity diagram below shows the creation, review and publication of a Job.</w:t>
      </w:r>
    </w:p>
    <w:p w:rsidR="00000000" w:rsidDel="00000000" w:rsidP="00000000" w:rsidRDefault="00000000" w:rsidRPr="00000000" w14:paraId="000004B6">
      <w:pPr>
        <w:spacing w:after="60" w:before="12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715000" cy="4305300"/>
            <wp:effectExtent b="0" l="0" r="0" t="0"/>
            <wp:docPr id="3"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715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after="16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Figure 3.3. Activity Diagram: Create, Review and Publish Job</w:t>
      </w:r>
      <w:r w:rsidDel="00000000" w:rsidR="00000000" w:rsidRPr="00000000">
        <w:rPr>
          <w:rtl w:val="0"/>
        </w:rPr>
      </w:r>
    </w:p>
    <w:p w:rsidR="00000000" w:rsidDel="00000000" w:rsidP="00000000" w:rsidRDefault="00000000" w:rsidRPr="00000000" w14:paraId="000004B8">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3.3.1 Manage Company Profile and Verification</w:t>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4B9">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4BA">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BB">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BC">
            <w:pPr>
              <w:spacing w:after="40" w:lineRule="auto"/>
              <w:rPr>
                <w:rFonts w:ascii="Calibri" w:cs="Calibri" w:eastAsia="Calibri" w:hAnsi="Calibri"/>
              </w:rPr>
            </w:pPr>
            <w:r w:rsidDel="00000000" w:rsidR="00000000" w:rsidRPr="00000000">
              <w:rPr>
                <w:rFonts w:ascii="Calibri" w:cs="Calibri" w:eastAsia="Calibri" w:hAnsi="Calibri"/>
                <w:rtl w:val="0"/>
              </w:rPr>
              <w:t xml:space="preserve">A Client Company User opens Company Profile.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BD">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BE">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 Platform Admin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BF">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C0">
            <w:pPr>
              <w:spacing w:after="40" w:lineRule="auto"/>
              <w:rPr>
                <w:rFonts w:ascii="Calibri" w:cs="Calibri" w:eastAsia="Calibri" w:hAnsi="Calibri"/>
              </w:rPr>
            </w:pPr>
            <w:r w:rsidDel="00000000" w:rsidR="00000000" w:rsidRPr="00000000">
              <w:rPr>
                <w:rFonts w:ascii="Calibri" w:cs="Calibri" w:eastAsia="Calibri" w:hAnsi="Calibri"/>
                <w:rtl w:val="0"/>
              </w:rPr>
              <w:t xml:space="preserve">Maintains the Company profile and obtains verification.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C1">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C2">
            <w:pPr>
              <w:spacing w:after="40" w:lineRule="auto"/>
              <w:rPr>
                <w:rFonts w:ascii="Calibri" w:cs="Calibri" w:eastAsia="Calibri" w:hAnsi="Calibri"/>
              </w:rPr>
            </w:pPr>
            <w:r w:rsidDel="00000000" w:rsidR="00000000" w:rsidRPr="00000000">
              <w:rPr>
                <w:rFonts w:ascii="Calibri" w:cs="Calibri" w:eastAsia="Calibri" w:hAnsi="Calibri"/>
                <w:rtl w:val="0"/>
              </w:rPr>
              <w:t xml:space="preserve">The user is linked to a Company.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C3">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C4">
            <w:pPr>
              <w:spacing w:after="40" w:lineRule="auto"/>
              <w:rPr>
                <w:rFonts w:ascii="Calibri" w:cs="Calibri" w:eastAsia="Calibri" w:hAnsi="Calibri"/>
              </w:rPr>
            </w:pPr>
            <w:r w:rsidDel="00000000" w:rsidR="00000000" w:rsidRPr="00000000">
              <w:rPr>
                <w:rFonts w:ascii="Calibri" w:cs="Calibri" w:eastAsia="Calibri" w:hAnsi="Calibri"/>
                <w:rtl w:val="0"/>
              </w:rPr>
              <w:t xml:space="preserve">1. The Client Company User enters or updates Company information.</w:t>
            </w:r>
          </w:p>
          <w:p w:rsidR="00000000" w:rsidDel="00000000" w:rsidP="00000000" w:rsidRDefault="00000000" w:rsidRPr="00000000" w14:paraId="000004C5">
            <w:pPr>
              <w:spacing w:after="40" w:lineRule="auto"/>
              <w:rPr>
                <w:rFonts w:ascii="Calibri" w:cs="Calibri" w:eastAsia="Calibri" w:hAnsi="Calibri"/>
              </w:rPr>
            </w:pPr>
            <w:r w:rsidDel="00000000" w:rsidR="00000000" w:rsidRPr="00000000">
              <w:rPr>
                <w:rFonts w:ascii="Calibri" w:cs="Calibri" w:eastAsia="Calibri" w:hAnsi="Calibri"/>
                <w:rtl w:val="0"/>
              </w:rPr>
              <w:t xml:space="preserve">2. The user submits the profile for verification.</w:t>
            </w:r>
          </w:p>
          <w:p w:rsidR="00000000" w:rsidDel="00000000" w:rsidP="00000000" w:rsidRDefault="00000000" w:rsidRPr="00000000" w14:paraId="000004C6">
            <w:pPr>
              <w:spacing w:after="40" w:lineRule="auto"/>
              <w:rPr>
                <w:rFonts w:ascii="Calibri" w:cs="Calibri" w:eastAsia="Calibri" w:hAnsi="Calibri"/>
              </w:rPr>
            </w:pPr>
            <w:r w:rsidDel="00000000" w:rsidR="00000000" w:rsidRPr="00000000">
              <w:rPr>
                <w:rFonts w:ascii="Calibri" w:cs="Calibri" w:eastAsia="Calibri" w:hAnsi="Calibri"/>
                <w:rtl w:val="0"/>
              </w:rPr>
              <w:t xml:space="preserve">3. Platform Admin reviews the request and approves or rejects it with a reason.</w:t>
            </w:r>
          </w:p>
          <w:p w:rsidR="00000000" w:rsidDel="00000000" w:rsidP="00000000" w:rsidRDefault="00000000" w:rsidRPr="00000000" w14:paraId="000004C7">
            <w:pPr>
              <w:spacing w:after="40" w:lineRule="auto"/>
              <w:rPr>
                <w:rFonts w:ascii="Calibri" w:cs="Calibri" w:eastAsia="Calibri" w:hAnsi="Calibri"/>
              </w:rPr>
            </w:pPr>
            <w:r w:rsidDel="00000000" w:rsidR="00000000" w:rsidRPr="00000000">
              <w:rPr>
                <w:rFonts w:ascii="Calibri" w:cs="Calibri" w:eastAsia="Calibri" w:hAnsi="Calibri"/>
                <w:rtl w:val="0"/>
              </w:rPr>
              <w:t xml:space="preserve">4. The system updates the Company verification status and notifies the user.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C8">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C9">
            <w:pPr>
              <w:spacing w:after="40" w:lineRule="auto"/>
              <w:rPr>
                <w:rFonts w:ascii="Calibri" w:cs="Calibri" w:eastAsia="Calibri" w:hAnsi="Calibri"/>
              </w:rPr>
            </w:pPr>
            <w:r w:rsidDel="00000000" w:rsidR="00000000" w:rsidRPr="00000000">
              <w:rPr>
                <w:rFonts w:ascii="Calibri" w:cs="Calibri" w:eastAsia="Calibri" w:hAnsi="Calibri"/>
                <w:rtl w:val="0"/>
              </w:rPr>
              <w:t xml:space="preserve">- Only a verified Company can submit Jobs for review (BR-05).</w:t>
            </w:r>
          </w:p>
          <w:p w:rsidR="00000000" w:rsidDel="00000000" w:rsidP="00000000" w:rsidRDefault="00000000" w:rsidRPr="00000000" w14:paraId="000004CA">
            <w:pPr>
              <w:spacing w:after="40" w:lineRule="auto"/>
              <w:rPr>
                <w:rFonts w:ascii="Calibri" w:cs="Calibri" w:eastAsia="Calibri" w:hAnsi="Calibri"/>
              </w:rPr>
            </w:pPr>
            <w:r w:rsidDel="00000000" w:rsidR="00000000" w:rsidRPr="00000000">
              <w:rPr>
                <w:rFonts w:ascii="Calibri" w:cs="Calibri" w:eastAsia="Calibri" w:hAnsi="Calibri"/>
                <w:rtl w:val="0"/>
              </w:rPr>
              <w:t xml:space="preserve">- A rejection requires a reason.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CB">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CC">
            <w:pPr>
              <w:spacing w:after="40" w:lineRule="auto"/>
              <w:rPr>
                <w:rFonts w:ascii="Calibri" w:cs="Calibri" w:eastAsia="Calibri" w:hAnsi="Calibri"/>
              </w:rPr>
            </w:pPr>
            <w:r w:rsidDel="00000000" w:rsidR="00000000" w:rsidRPr="00000000">
              <w:rPr>
                <w:rFonts w:ascii="Calibri" w:cs="Calibri" w:eastAsia="Calibri" w:hAnsi="Calibri"/>
                <w:rtl w:val="0"/>
              </w:rPr>
              <w:t xml:space="preserve">The Company is VERIFIED or REJECTED.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CD">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CE">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4CF">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4D0">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3.3.2 Create and Edit Job</w:t>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4D1">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4D2">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D3">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D4">
            <w:pPr>
              <w:spacing w:after="40" w:lineRule="auto"/>
              <w:rPr>
                <w:rFonts w:ascii="Calibri" w:cs="Calibri" w:eastAsia="Calibri" w:hAnsi="Calibri"/>
              </w:rPr>
            </w:pPr>
            <w:r w:rsidDel="00000000" w:rsidR="00000000" w:rsidRPr="00000000">
              <w:rPr>
                <w:rFonts w:ascii="Calibri" w:cs="Calibri" w:eastAsia="Calibri" w:hAnsi="Calibri"/>
                <w:rtl w:val="0"/>
              </w:rPr>
              <w:t xml:space="preserve">A Client Company User chooses "Create Job" or edits a Job.</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D5">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D6">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D7">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D8">
            <w:pPr>
              <w:spacing w:after="40" w:lineRule="auto"/>
              <w:rPr>
                <w:rFonts w:ascii="Calibri" w:cs="Calibri" w:eastAsia="Calibri" w:hAnsi="Calibri"/>
              </w:rPr>
            </w:pPr>
            <w:r w:rsidDel="00000000" w:rsidR="00000000" w:rsidRPr="00000000">
              <w:rPr>
                <w:rFonts w:ascii="Calibri" w:cs="Calibri" w:eastAsia="Calibri" w:hAnsi="Calibri"/>
                <w:rtl w:val="0"/>
              </w:rPr>
              <w:t xml:space="preserve">Creates a Job in DRAFT or edits an editable Job.</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D9">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DA">
            <w:pPr>
              <w:spacing w:after="40" w:lineRule="auto"/>
              <w:rPr>
                <w:rFonts w:ascii="Calibri" w:cs="Calibri" w:eastAsia="Calibri" w:hAnsi="Calibri"/>
              </w:rPr>
            </w:pPr>
            <w:r w:rsidDel="00000000" w:rsidR="00000000" w:rsidRPr="00000000">
              <w:rPr>
                <w:rFonts w:ascii="Calibri" w:cs="Calibri" w:eastAsia="Calibri" w:hAnsi="Calibri"/>
                <w:rtl w:val="0"/>
              </w:rPr>
              <w:t xml:space="preserve">The Company is verified.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DB">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DC">
            <w:pPr>
              <w:spacing w:after="40" w:lineRule="auto"/>
              <w:rPr>
                <w:rFonts w:ascii="Calibri" w:cs="Calibri" w:eastAsia="Calibri" w:hAnsi="Calibri"/>
              </w:rPr>
            </w:pPr>
            <w:del w:id="9197" w:author="Lu (Claude)" w:date="2026-10-21T00:00:00Z">
              <w:r>
                <w:rPr>
                  <w:rFonts w:ascii="Calibri" w:cs="Calibri" w:eastAsia="Calibri" w:hAnsi="Calibri"/>
                  <w:rtl w:val="0"/>
                </w:rPr>
                <w:delText xml:space="preserve">1. The user enters title, description, benefits, location, salary, experience, quantity and employment type.</w:delText>
              </w:r>
            </w:del>
            <w:ins w:id="9201" w:author="Lu (Claude)" w:date="2026-10-21T00:00:00Z">
              <w:r>
                <w:rPr>
                  <w:rFonts w:ascii="Calibri" w:cs="Calibri" w:eastAsia="Calibri" w:hAnsi="Calibri"/>
                  <w:rtl w:val="0"/>
                </w:rPr>
                <w:t xml:space="preserve">1. The user enters title, description, benefits, location, salary, experience, quantity and employment type. 2. The user adds Must-have and Should-have requirements. 3. The user selects the Service Type; for Headhunt COD and CV Sourcing the user proposes commercial terms (fee multiplier, warranty, payment term, price per CV and sourcing target). 4. The system validates and saves the Job as DRAFT.</w:t>
              </w:r>
            </w:ins>
          </w:p>
          <w:p w:rsidR="00000000" w:rsidDel="00000000" w:rsidP="00000000" w:rsidRDefault="00000000" w:rsidRPr="00000000" w14:paraId="000004DD">
            <w:pPr>
              <w:spacing w:after="40" w:lineRule="auto"/>
              <w:rPr>
                <w:rFonts w:ascii="Calibri" w:cs="Calibri" w:eastAsia="Calibri" w:hAnsi="Calibri"/>
              </w:rPr>
            </w:pPr>
            <w:del w:id="9198" w:author="Lu (Claude)" w:date="2026-10-21T00:00:00Z">
              <w:r>
                <w:rPr>
                  <w:rFonts w:ascii="Calibri" w:cs="Calibri" w:eastAsia="Calibri" w:hAnsi="Calibri"/>
                  <w:rtl w:val="0"/>
                </w:rPr>
                <w:delText xml:space="preserve">2. The user adds Must-have and Should-have requirements.</w:delText>
              </w:r>
            </w:del>
          </w:p>
          <w:p w:rsidR="00000000" w:rsidDel="00000000" w:rsidP="00000000" w:rsidRDefault="00000000" w:rsidRPr="00000000" w14:paraId="000004DE">
            <w:pPr>
              <w:spacing w:after="40" w:lineRule="auto"/>
              <w:rPr>
                <w:rFonts w:ascii="Calibri" w:cs="Calibri" w:eastAsia="Calibri" w:hAnsi="Calibri"/>
              </w:rPr>
            </w:pPr>
            <w:del w:id="9199" w:author="Lu (Claude)" w:date="2026-10-21T00:00:00Z">
              <w:r>
                <w:rPr>
                  <w:rFonts w:ascii="Calibri" w:cs="Calibri" w:eastAsia="Calibri" w:hAnsi="Calibri"/>
                  <w:rtl w:val="0"/>
                </w:rPr>
                <w:delText xml:space="preserve">3. The user selects the Service Type and visibility.</w:delText>
              </w:r>
            </w:del>
          </w:p>
          <w:p w:rsidR="00000000" w:rsidDel="00000000" w:rsidP="00000000" w:rsidRDefault="00000000" w:rsidRPr="00000000" w14:paraId="000004DF">
            <w:pPr>
              <w:spacing w:after="40" w:lineRule="auto"/>
              <w:rPr>
                <w:rFonts w:ascii="Calibri" w:cs="Calibri" w:eastAsia="Calibri" w:hAnsi="Calibri"/>
              </w:rPr>
            </w:pPr>
            <w:del w:id="9200" w:author="Lu (Claude)" w:date="2026-10-21T00:00:00Z">
              <w:r>
                <w:rPr>
                  <w:rFonts w:ascii="Calibri" w:cs="Calibri" w:eastAsia="Calibri" w:hAnsi="Calibri"/>
                  <w:rtl w:val="0"/>
                </w:rPr>
                <w:delText xml:space="preserve">4. The system validates and saves the Job as DRAFT.</w:delText>
              </w:r>
            </w:del>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E0">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E1">
            <w:pPr>
              <w:spacing w:after="40" w:lineRule="auto"/>
              <w:rPr>
                <w:rFonts w:ascii="Calibri" w:cs="Calibri" w:eastAsia="Calibri" w:hAnsi="Calibri"/>
              </w:rPr>
            </w:pPr>
            <w:del w:id="9202" w:author="Lu (Claude)" w:date="2026-10-21T00:00:00Z">
              <w:r>
                <w:rPr>
                  <w:rFonts w:ascii="Calibri" w:cs="Calibri" w:eastAsia="Calibri" w:hAnsi="Calibri"/>
                  <w:rtl w:val="0"/>
                </w:rPr>
                <w:delText xml:space="preserve">- Visibility must be valid for the Service Type (BR-07).</w:delText>
              </w:r>
            </w:del>
            <w:ins w:id="9205" w:author="Lu (Claude)" w:date="2026-10-21T00:00:00Z">
              <w:r>
                <w:rPr>
                  <w:rFonts w:ascii="Calibri" w:cs="Calibri" w:eastAsia="Calibri" w:hAnsi="Calibri"/>
                  <w:rtl w:val="0"/>
                </w:rPr>
                <w:t xml:space="preserve">- Who can view the Job follows the role view permission of its Service Type (BR-07). - Service Type is fixed at the Job; submitters do not choose it (BR-06). - Concurrent edits are detected; the later save is rejected (MSG12).</w:t>
              </w:r>
            </w:ins>
          </w:p>
          <w:p w:rsidR="00000000" w:rsidDel="00000000" w:rsidP="00000000" w:rsidRDefault="00000000" w:rsidRPr="00000000" w14:paraId="000004E2">
            <w:pPr>
              <w:spacing w:after="40" w:lineRule="auto"/>
              <w:rPr>
                <w:rFonts w:ascii="Calibri" w:cs="Calibri" w:eastAsia="Calibri" w:hAnsi="Calibri"/>
              </w:rPr>
            </w:pPr>
            <w:del w:id="9203" w:author="Lu (Claude)" w:date="2026-10-21T00:00:00Z">
              <w:r>
                <w:rPr>
                  <w:rFonts w:ascii="Calibri" w:cs="Calibri" w:eastAsia="Calibri" w:hAnsi="Calibri"/>
                  <w:rtl w:val="0"/>
                </w:rPr>
                <w:delText xml:space="preserve">- Service Type is fixed at the Job; submitters do not choose it (BR-06).</w:delText>
              </w:r>
            </w:del>
          </w:p>
          <w:p w:rsidR="00000000" w:rsidDel="00000000" w:rsidP="00000000" w:rsidRDefault="00000000" w:rsidRPr="00000000" w14:paraId="000004E3">
            <w:pPr>
              <w:spacing w:after="40" w:lineRule="auto"/>
              <w:rPr>
                <w:rFonts w:ascii="Calibri" w:cs="Calibri" w:eastAsia="Calibri" w:hAnsi="Calibri"/>
              </w:rPr>
            </w:pPr>
            <w:del w:id="9204" w:author="Lu (Claude)" w:date="2026-10-21T00:00:00Z">
              <w:r>
                <w:rPr>
                  <w:rFonts w:ascii="Calibri" w:cs="Calibri" w:eastAsia="Calibri" w:hAnsi="Calibri"/>
                  <w:rtl w:val="0"/>
                </w:rPr>
                <w:delText xml:space="preserve">- Concurrent edits are detected; the later save is rejected (MSG12).</w:delText>
              </w:r>
            </w:del>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E4">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E5">
            <w:pPr>
              <w:spacing w:after="40" w:lineRule="auto"/>
              <w:rPr>
                <w:rFonts w:ascii="Calibri" w:cs="Calibri" w:eastAsia="Calibri" w:hAnsi="Calibri"/>
              </w:rPr>
            </w:pPr>
            <w:r w:rsidDel="00000000" w:rsidR="00000000" w:rsidRPr="00000000">
              <w:rPr>
                <w:rFonts w:ascii="Calibri" w:cs="Calibri" w:eastAsia="Calibri" w:hAnsi="Calibri"/>
                <w:rtl w:val="0"/>
              </w:rPr>
              <w:t xml:space="preserve">A Job in DRAFT is saved.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E6">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E7">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4E8">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4E9">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3.3.3 Submit and Review Job</w:t>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4EA">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4EB">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EC">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ED">
            <w:pPr>
              <w:spacing w:after="40" w:lineRule="auto"/>
              <w:rPr>
                <w:rFonts w:ascii="Calibri" w:cs="Calibri" w:eastAsia="Calibri" w:hAnsi="Calibri"/>
              </w:rPr>
            </w:pPr>
            <w:r w:rsidDel="00000000" w:rsidR="00000000" w:rsidRPr="00000000">
              <w:rPr>
                <w:rFonts w:ascii="Calibri" w:cs="Calibri" w:eastAsia="Calibri" w:hAnsi="Calibri"/>
                <w:rtl w:val="0"/>
              </w:rPr>
              <w:t xml:space="preserve">The Client Company User submits a Job; Internal HR opens the Job Review Queue.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EE">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EF">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 Internal HR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F0">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F1">
            <w:pPr>
              <w:spacing w:after="40" w:lineRule="auto"/>
              <w:rPr>
                <w:rFonts w:ascii="Calibri" w:cs="Calibri" w:eastAsia="Calibri" w:hAnsi="Calibri"/>
              </w:rPr>
            </w:pPr>
            <w:r w:rsidDel="00000000" w:rsidR="00000000" w:rsidRPr="00000000">
              <w:rPr>
                <w:rFonts w:ascii="Calibri" w:cs="Calibri" w:eastAsia="Calibri" w:hAnsi="Calibri"/>
                <w:rtl w:val="0"/>
              </w:rPr>
              <w:t xml:space="preserve">Moves a Job through review to publication.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F2">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F3">
            <w:pPr>
              <w:spacing w:after="40" w:lineRule="auto"/>
              <w:rPr>
                <w:rFonts w:ascii="Calibri" w:cs="Calibri" w:eastAsia="Calibri" w:hAnsi="Calibri"/>
              </w:rPr>
            </w:pPr>
            <w:r w:rsidDel="00000000" w:rsidR="00000000" w:rsidRPr="00000000">
              <w:rPr>
                <w:rFonts w:ascii="Calibri" w:cs="Calibri" w:eastAsia="Calibri" w:hAnsi="Calibri"/>
                <w:rtl w:val="0"/>
              </w:rPr>
              <w:t xml:space="preserve">The Job is DRAFT or REJECTED.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F4">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F5">
            <w:pPr>
              <w:spacing w:after="40" w:lineRule="auto"/>
              <w:rPr>
                <w:rFonts w:ascii="Calibri" w:cs="Calibri" w:eastAsia="Calibri" w:hAnsi="Calibri"/>
              </w:rPr>
            </w:pPr>
            <w:del w:id="9206" w:author="Lu (Claude)" w:date="2026-10-21T00:00:00Z">
              <w:r>
                <w:rPr>
                  <w:rFonts w:ascii="Calibri" w:cs="Calibri" w:eastAsia="Calibri" w:hAnsi="Calibri"/>
                  <w:rtl w:val="0"/>
                </w:rPr>
                <w:delText xml:space="preserve">1. The Client Company User submits the Job; status becomes PENDING_REVIEW.</w:delText>
              </w:r>
            </w:del>
            <w:ins w:id="9210" w:author="Lu (Claude)" w:date="2026-10-21T00:00:00Z">
              <w:r>
                <w:rPr>
                  <w:rFonts w:ascii="Calibri" w:cs="Calibri" w:eastAsia="Calibri" w:hAnsi="Calibri"/>
                  <w:rtl w:val="0"/>
                </w:rPr>
                <w:t xml:space="preserve">1. The Client Company User submits the Job; status becomes PENDING_REVIEW. 2. Internal HR reviews the description, requirements, Service Type and proposed terms. 3. Internal HR approves or rejects with a reason code. On approval a CV Application Job becomes ACTIVE (free package) or PENDING_PAYMENT (paid package); a Headhunt COD Job becomes ACTIVE with the confirmed terms; a CV Sourcing Job becomes PENDING_PAYMENT until the deposit is recorded. 4. A rejected Job can be edited and submitted again. 5. [Planned] Headhunt COD and CV Sourcing Jobs will instead wait in PENDING_AGREEMENT until the Client signs the Service Agreement (UC-44).</w:t>
              </w:r>
            </w:ins>
          </w:p>
          <w:p w:rsidR="00000000" w:rsidDel="00000000" w:rsidP="00000000" w:rsidRDefault="00000000" w:rsidRPr="00000000" w14:paraId="000004F6">
            <w:pPr>
              <w:spacing w:after="40" w:lineRule="auto"/>
              <w:rPr>
                <w:rFonts w:ascii="Calibri" w:cs="Calibri" w:eastAsia="Calibri" w:hAnsi="Calibri"/>
              </w:rPr>
            </w:pPr>
            <w:del w:id="9207" w:author="Lu (Claude)" w:date="2026-10-21T00:00:00Z">
              <w:r>
                <w:rPr>
                  <w:rFonts w:ascii="Calibri" w:cs="Calibri" w:eastAsia="Calibri" w:hAnsi="Calibri"/>
                  <w:rtl w:val="0"/>
                </w:rPr>
                <w:delText xml:space="preserve">2. Internal HR reviews the description, requirements and Service Type.</w:delText>
              </w:r>
            </w:del>
          </w:p>
          <w:p w:rsidR="00000000" w:rsidDel="00000000" w:rsidP="00000000" w:rsidRDefault="00000000" w:rsidRPr="00000000" w14:paraId="000004F7">
            <w:pPr>
              <w:spacing w:after="40" w:lineRule="auto"/>
              <w:rPr>
                <w:rFonts w:ascii="Calibri" w:cs="Calibri" w:eastAsia="Calibri" w:hAnsi="Calibri"/>
              </w:rPr>
            </w:pPr>
            <w:del w:id="9208" w:author="Lu (Claude)" w:date="2026-10-21T00:00:00Z">
              <w:r>
                <w:rPr>
                  <w:rFonts w:ascii="Calibri" w:cs="Calibri" w:eastAsia="Calibri" w:hAnsi="Calibri"/>
                  <w:rtl w:val="0"/>
                </w:rPr>
                <w:delText xml:space="preserve">3. Internal HR approves (status ACTIVE) or rejects with a reason code (status REJECTED).</w:delText>
              </w:r>
            </w:del>
          </w:p>
          <w:p w:rsidR="00000000" w:rsidDel="00000000" w:rsidP="00000000" w:rsidRDefault="00000000" w:rsidRPr="00000000" w14:paraId="000004F8">
            <w:pPr>
              <w:spacing w:after="40" w:lineRule="auto"/>
              <w:rPr>
                <w:rFonts w:ascii="Calibri" w:cs="Calibri" w:eastAsia="Calibri" w:hAnsi="Calibri"/>
              </w:rPr>
            </w:pPr>
            <w:del w:id="9209" w:author="Lu (Claude)" w:date="2026-10-21T00:00:00Z">
              <w:r>
                <w:rPr>
                  <w:rFonts w:ascii="Calibri" w:cs="Calibri" w:eastAsia="Calibri" w:hAnsi="Calibri"/>
                  <w:rtl w:val="0"/>
                </w:rPr>
                <w:delText xml:space="preserve">4. A rejected Job can be edited and submitted again.</w:delText>
              </w:r>
            </w:del>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F9">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FA">
            <w:pPr>
              <w:spacing w:after="40" w:lineRule="auto"/>
              <w:rPr>
                <w:rFonts w:ascii="Calibri" w:cs="Calibri" w:eastAsia="Calibri" w:hAnsi="Calibri"/>
              </w:rPr>
            </w:pPr>
            <w:r w:rsidDel="00000000" w:rsidR="00000000" w:rsidRPr="00000000">
              <w:rPr>
                <w:rFonts w:ascii="Calibri" w:cs="Calibri" w:eastAsia="Calibri" w:hAnsi="Calibri"/>
                <w:rtl w:val="0"/>
              </w:rPr>
              <w:t xml:space="preserve">- Allowed transitions are defined in BR-08.</w:t>
            </w:r>
          </w:p>
          <w:p w:rsidR="00000000" w:rsidDel="00000000" w:rsidP="00000000" w:rsidRDefault="00000000" w:rsidRPr="00000000" w14:paraId="000004FB">
            <w:pPr>
              <w:spacing w:after="40" w:lineRule="auto"/>
              <w:rPr>
                <w:rFonts w:ascii="Calibri" w:cs="Calibri" w:eastAsia="Calibri" w:hAnsi="Calibri"/>
              </w:rPr>
            </w:pPr>
            <w:r w:rsidDel="00000000" w:rsidR="00000000" w:rsidRPr="00000000">
              <w:rPr>
                <w:rFonts w:ascii="Calibri" w:cs="Calibri" w:eastAsia="Calibri" w:hAnsi="Calibri"/>
                <w:rtl w:val="0"/>
              </w:rPr>
              <w:t xml:space="preserve">- Every status change is recorded with actor, time and reason (BR-30).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FC">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FD">
            <w:pPr>
              <w:spacing w:after="40" w:lineRule="auto"/>
              <w:rPr>
                <w:rFonts w:ascii="Calibri" w:cs="Calibri" w:eastAsia="Calibri" w:hAnsi="Calibri"/>
              </w:rPr>
            </w:pPr>
            <w:del w:id="9211" w:author="Lu (Claude)" w:date="2026-10-21T00:00:00Z">
              <w:r>
                <w:rPr>
                  <w:rFonts w:ascii="Calibri" w:cs="Calibri" w:eastAsia="Calibri" w:hAnsi="Calibri"/>
                  <w:rtl w:val="0"/>
                </w:rPr>
                <w:delText xml:space="preserve">The Job is ACTIVE and accepts submissions, or REJECTED and returned to the Client.</w:delText>
              </w:r>
            </w:del>
            <w:ins w:id="9212" w:author="Lu (Claude)" w:date="2026-10-21T00:00:00Z">
              <w:r>
                <w:rPr>
                  <w:rFonts w:ascii="Calibri" w:cs="Calibri" w:eastAsia="Calibri" w:hAnsi="Calibri"/>
                  <w:rtl w:val="0"/>
                </w:rPr>
                <w:t xml:space="preserve">The Job is ACTIVE or PENDING_PAYMENT, or REJECTED and returned to the Client.</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FE">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4FF">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500">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501">
      <w:pPr>
        <w:pStyle w:val="Heading4"/>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3.3.4 Pause, Resume and Close Job</w:t>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02">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03">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04">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05">
            <w:pPr>
              <w:spacing w:after="40" w:lineRule="auto"/>
              <w:rPr>
                <w:rFonts w:ascii="Calibri" w:cs="Calibri" w:eastAsia="Calibri" w:hAnsi="Calibri"/>
              </w:rPr>
            </w:pPr>
            <w:r w:rsidDel="00000000" w:rsidR="00000000" w:rsidRPr="00000000">
              <w:rPr>
                <w:rFonts w:ascii="Calibri" w:cs="Calibri" w:eastAsia="Calibri" w:hAnsi="Calibri"/>
                <w:rtl w:val="0"/>
              </w:rPr>
              <w:t xml:space="preserve">The Client Company User chooses Pause, Resume or Close.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06">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07">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08">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09">
            <w:pPr>
              <w:spacing w:after="40" w:lineRule="auto"/>
              <w:rPr>
                <w:rFonts w:ascii="Calibri" w:cs="Calibri" w:eastAsia="Calibri" w:hAnsi="Calibri"/>
              </w:rPr>
            </w:pPr>
            <w:r w:rsidDel="00000000" w:rsidR="00000000" w:rsidRPr="00000000">
              <w:rPr>
                <w:rFonts w:ascii="Calibri" w:cs="Calibri" w:eastAsia="Calibri" w:hAnsi="Calibri"/>
                <w:rtl w:val="0"/>
              </w:rPr>
              <w:t xml:space="preserve">Controls whether an active Job accepts submissions.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0A">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0B">
            <w:pPr>
              <w:spacing w:after="40" w:lineRule="auto"/>
              <w:rPr>
                <w:rFonts w:ascii="Calibri" w:cs="Calibri" w:eastAsia="Calibri" w:hAnsi="Calibri"/>
              </w:rPr>
            </w:pPr>
            <w:r w:rsidDel="00000000" w:rsidR="00000000" w:rsidRPr="00000000">
              <w:rPr>
                <w:rFonts w:ascii="Calibri" w:cs="Calibri" w:eastAsia="Calibri" w:hAnsi="Calibri"/>
                <w:rtl w:val="0"/>
              </w:rPr>
              <w:t xml:space="preserve">The Job is ACTIVE or PAUSED and belongs to the user's Company.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0C">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0D">
            <w:pPr>
              <w:spacing w:after="40" w:lineRule="auto"/>
              <w:rPr>
                <w:rFonts w:ascii="Calibri" w:cs="Calibri" w:eastAsia="Calibri" w:hAnsi="Calibri"/>
              </w:rPr>
            </w:pPr>
            <w:r w:rsidDel="00000000" w:rsidR="00000000" w:rsidRPr="00000000">
              <w:rPr>
                <w:rFonts w:ascii="Calibri" w:cs="Calibri" w:eastAsia="Calibri" w:hAnsi="Calibri"/>
                <w:rtl w:val="0"/>
              </w:rPr>
              <w:t xml:space="preserve">1. The user selects the action and a reason.</w:t>
            </w:r>
          </w:p>
          <w:p w:rsidR="00000000" w:rsidDel="00000000" w:rsidP="00000000" w:rsidRDefault="00000000" w:rsidRPr="00000000" w14:paraId="0000050E">
            <w:pPr>
              <w:spacing w:after="40" w:lineRule="auto"/>
              <w:rPr>
                <w:rFonts w:ascii="Calibri" w:cs="Calibri" w:eastAsia="Calibri" w:hAnsi="Calibri"/>
              </w:rPr>
            </w:pPr>
            <w:r w:rsidDel="00000000" w:rsidR="00000000" w:rsidRPr="00000000">
              <w:rPr>
                <w:rFonts w:ascii="Calibri" w:cs="Calibri" w:eastAsia="Calibri" w:hAnsi="Calibri"/>
                <w:rtl w:val="0"/>
              </w:rPr>
              <w:t xml:space="preserve">2. The system changes the status: ACTIVE to PAUSED, PAUSED to ACTIVE, or either to CLOSED.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0F">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10">
            <w:pPr>
              <w:spacing w:after="40" w:lineRule="auto"/>
              <w:rPr>
                <w:rFonts w:ascii="Calibri" w:cs="Calibri" w:eastAsia="Calibri" w:hAnsi="Calibri"/>
              </w:rPr>
            </w:pPr>
            <w:r w:rsidDel="00000000" w:rsidR="00000000" w:rsidRPr="00000000">
              <w:rPr>
                <w:rFonts w:ascii="Calibri" w:cs="Calibri" w:eastAsia="Calibri" w:hAnsi="Calibri"/>
                <w:rtl w:val="0"/>
              </w:rPr>
              <w:t xml:space="preserve">- A PAUSED or CLOSED Job does not accept new submissions.</w:t>
            </w:r>
          </w:p>
          <w:p w:rsidR="00000000" w:rsidDel="00000000" w:rsidP="00000000" w:rsidRDefault="00000000" w:rsidRPr="00000000" w14:paraId="00000511">
            <w:pPr>
              <w:spacing w:after="40" w:lineRule="auto"/>
              <w:rPr>
                <w:rFonts w:ascii="Calibri" w:cs="Calibri" w:eastAsia="Calibri" w:hAnsi="Calibri"/>
              </w:rPr>
            </w:pPr>
            <w:r w:rsidDel="00000000" w:rsidR="00000000" w:rsidRPr="00000000">
              <w:rPr>
                <w:rFonts w:ascii="Calibri" w:cs="Calibri" w:eastAsia="Calibri" w:hAnsi="Calibri"/>
                <w:rtl w:val="0"/>
              </w:rPr>
              <w:t xml:space="preserve">- CLOSED is final.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12">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13">
            <w:pPr>
              <w:spacing w:after="40" w:lineRule="auto"/>
              <w:rPr>
                <w:rFonts w:ascii="Calibri" w:cs="Calibri" w:eastAsia="Calibri" w:hAnsi="Calibri"/>
              </w:rPr>
            </w:pPr>
            <w:r w:rsidDel="00000000" w:rsidR="00000000" w:rsidRPr="00000000">
              <w:rPr>
                <w:rFonts w:ascii="Calibri" w:cs="Calibri" w:eastAsia="Calibri" w:hAnsi="Calibri"/>
                <w:rtl w:val="0"/>
              </w:rPr>
              <w:t xml:space="preserve">The Job status is updated.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14">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15">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516">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517">
      <w:pPr>
        <w:pStyle w:val="Heading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 Candidate Submission, Duplicate Check and Attribution</w:t>
      </w:r>
    </w:p>
    <w:p w:rsidR="00000000" w:rsidDel="00000000" w:rsidP="00000000" w:rsidRDefault="00000000" w:rsidRPr="00000000" w14:paraId="00000518">
      <w:pPr>
        <w:spacing w:after="120" w:lineRule="auto"/>
        <w:rPr>
          <w:rFonts w:ascii="Calibri" w:cs="Calibri" w:eastAsia="Calibri" w:hAnsi="Calibri"/>
        </w:rPr>
      </w:pPr>
      <w:r w:rsidDel="00000000" w:rsidR="00000000" w:rsidRPr="00000000">
        <w:rPr>
          <w:rFonts w:ascii="Calibri" w:cs="Calibri" w:eastAsia="Calibri" w:hAnsi="Calibri"/>
          <w:rtl w:val="0"/>
        </w:rPr>
        <w:t xml:space="preserve">This feature covers Main Flow MF-02. There are two entry paths: a Candidate applies directly, or an Affiliate introduces a Candidate.</w:t>
      </w:r>
    </w:p>
    <w:p w:rsidR="00000000" w:rsidDel="00000000" w:rsidP="00000000" w:rsidRDefault="00000000" w:rsidRPr="00000000" w14:paraId="00000519">
      <w:pPr>
        <w:spacing w:after="60" w:before="12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715000" cy="4876800"/>
            <wp:effectExtent b="0" l="0" r="0" t="0"/>
            <wp:docPr id="5"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150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spacing w:after="16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Figure 3.4a. Activity Diagram: Candidate Self-Application</w:t>
      </w:r>
      <w:r w:rsidDel="00000000" w:rsidR="00000000" w:rsidRPr="00000000">
        <w:rPr>
          <w:rtl w:val="0"/>
        </w:rPr>
      </w:r>
    </w:p>
    <w:p w:rsidR="00000000" w:rsidDel="00000000" w:rsidP="00000000" w:rsidRDefault="00000000" w:rsidRPr="00000000" w14:paraId="0000051B">
      <w:pPr>
        <w:spacing w:after="60" w:before="12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715000" cy="4505325"/>
            <wp:effectExtent b="0" l="0" r="0" t="0"/>
            <wp:docPr id="4"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71500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spacing w:after="16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Figure 3.4b. Activity Diagram: Affiliate Submission with Candidate Consent</w:t>
      </w:r>
      <w:r w:rsidDel="00000000" w:rsidR="00000000" w:rsidRPr="00000000">
        <w:rPr>
          <w:rtl w:val="0"/>
        </w:rPr>
      </w:r>
    </w:p>
    <w:p w:rsidR="00000000" w:rsidDel="00000000" w:rsidP="00000000" w:rsidRDefault="00000000" w:rsidRPr="00000000" w14:paraId="0000051D">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3.4.1 Apply to Job</w:t>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1E">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1F">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20">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21">
            <w:pPr>
              <w:spacing w:after="40" w:lineRule="auto"/>
              <w:rPr>
                <w:rFonts w:ascii="Calibri" w:cs="Calibri" w:eastAsia="Calibri" w:hAnsi="Calibri"/>
              </w:rPr>
            </w:pPr>
            <w:r w:rsidDel="00000000" w:rsidR="00000000" w:rsidRPr="00000000">
              <w:rPr>
                <w:rFonts w:ascii="Calibri" w:cs="Calibri" w:eastAsia="Calibri" w:hAnsi="Calibri"/>
                <w:rtl w:val="0"/>
              </w:rPr>
              <w:t xml:space="preserve">A Candidate chooses "Apply" on a Job.</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22">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23">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24">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25">
            <w:pPr>
              <w:spacing w:after="40" w:lineRule="auto"/>
              <w:rPr>
                <w:rFonts w:ascii="Calibri" w:cs="Calibri" w:eastAsia="Calibri" w:hAnsi="Calibri"/>
              </w:rPr>
            </w:pPr>
            <w:r w:rsidDel="00000000" w:rsidR="00000000" w:rsidRPr="00000000">
              <w:rPr>
                <w:rFonts w:ascii="Calibri" w:cs="Calibri" w:eastAsia="Calibri" w:hAnsi="Calibri"/>
                <w:rtl w:val="0"/>
              </w:rPr>
              <w:t xml:space="preserve">Submits one CV to a public Job.</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26">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27">
            <w:pPr>
              <w:spacing w:after="40" w:lineRule="auto"/>
              <w:rPr>
                <w:rFonts w:ascii="Calibri" w:cs="Calibri" w:eastAsia="Calibri" w:hAnsi="Calibri"/>
              </w:rPr>
            </w:pPr>
            <w:del w:id="9213" w:author="Lu (Claude)" w:date="2026-10-21T00:00:00Z">
              <w:r>
                <w:rPr>
                  <w:rFonts w:ascii="Calibri" w:cs="Calibri" w:eastAsia="Calibri" w:hAnsi="Calibri"/>
                  <w:rtl w:val="0"/>
                </w:rPr>
                <w:delText xml:space="preserve">The Job is ACTIVE with PUBLIC visibility; the Candidate account and profile are active.</w:delText>
              </w:r>
            </w:del>
            <w:ins w:id="9214" w:author="Lu (Claude)" w:date="2026-10-21T00:00:00Z">
              <w:r>
                <w:rPr>
                  <w:rFonts w:ascii="Calibri" w:cs="Calibri" w:eastAsia="Calibri" w:hAnsi="Calibri"/>
                  <w:rtl w:val="0"/>
                </w:rPr>
                <w:t xml:space="preserve">The Job is an ACTIVE CV Application Job; the Candidate account and profile are active.</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28">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29">
            <w:pPr>
              <w:spacing w:after="40" w:lineRule="auto"/>
              <w:rPr>
                <w:rFonts w:ascii="Calibri" w:cs="Calibri" w:eastAsia="Calibri" w:hAnsi="Calibri"/>
              </w:rPr>
            </w:pPr>
            <w:r w:rsidDel="00000000" w:rsidR="00000000" w:rsidRPr="00000000">
              <w:rPr>
                <w:rFonts w:ascii="Calibri" w:cs="Calibri" w:eastAsia="Calibri" w:hAnsi="Calibri"/>
                <w:rtl w:val="0"/>
              </w:rPr>
              <w:t xml:space="preserve">1. The Candidate selects an existing CV or uploads a new PDF.</w:t>
            </w:r>
          </w:p>
          <w:p w:rsidR="00000000" w:rsidDel="00000000" w:rsidP="00000000" w:rsidRDefault="00000000" w:rsidRPr="00000000" w14:paraId="0000052A">
            <w:pPr>
              <w:spacing w:after="40" w:lineRule="auto"/>
              <w:rPr>
                <w:rFonts w:ascii="Calibri" w:cs="Calibri" w:eastAsia="Calibri" w:hAnsi="Calibri"/>
              </w:rPr>
            </w:pPr>
            <w:r w:rsidDel="00000000" w:rsidR="00000000" w:rsidRPr="00000000">
              <w:rPr>
                <w:rFonts w:ascii="Calibri" w:cs="Calibri" w:eastAsia="Calibri" w:hAnsi="Calibri"/>
                <w:rtl w:val="0"/>
              </w:rPr>
              <w:t xml:space="preserve">2. The system validates eligibility and the CV.</w:t>
            </w:r>
          </w:p>
          <w:p w:rsidR="00000000" w:rsidDel="00000000" w:rsidP="00000000" w:rsidRDefault="00000000" w:rsidRPr="00000000" w14:paraId="0000052B">
            <w:pPr>
              <w:spacing w:after="40" w:lineRule="auto"/>
              <w:rPr>
                <w:rFonts w:ascii="Calibri" w:cs="Calibri" w:eastAsia="Calibri" w:hAnsi="Calibri"/>
              </w:rPr>
            </w:pPr>
            <w:r w:rsidDel="00000000" w:rsidR="00000000" w:rsidRPr="00000000">
              <w:rPr>
                <w:rFonts w:ascii="Calibri" w:cs="Calibri" w:eastAsia="Calibri" w:hAnsi="Calibri"/>
                <w:rtl w:val="0"/>
              </w:rPr>
              <w:t xml:space="preserve">3. The system checks for a duplicate.</w:t>
            </w:r>
          </w:p>
          <w:p w:rsidR="00000000" w:rsidDel="00000000" w:rsidP="00000000" w:rsidRDefault="00000000" w:rsidRPr="00000000" w14:paraId="0000052C">
            <w:pPr>
              <w:spacing w:after="40" w:lineRule="auto"/>
              <w:rPr>
                <w:rFonts w:ascii="Calibri" w:cs="Calibri" w:eastAsia="Calibri" w:hAnsi="Calibri"/>
              </w:rPr>
            </w:pPr>
            <w:r w:rsidDel="00000000" w:rsidR="00000000" w:rsidRPr="00000000">
              <w:rPr>
                <w:rFonts w:ascii="Calibri" w:cs="Calibri" w:eastAsia="Calibri" w:hAnsi="Calibri"/>
                <w:rtl w:val="0"/>
              </w:rPr>
              <w:t xml:space="preserve">4. If not a duplicate, the system creates an ACCEPTED Submission with source CANDIDATE and an Application in SUBMITTED.</w:t>
            </w:r>
          </w:p>
          <w:p w:rsidR="00000000" w:rsidDel="00000000" w:rsidP="00000000" w:rsidRDefault="00000000" w:rsidRPr="00000000" w14:paraId="0000052D">
            <w:pPr>
              <w:spacing w:after="40" w:lineRule="auto"/>
              <w:rPr>
                <w:rFonts w:ascii="Calibri" w:cs="Calibri" w:eastAsia="Calibri" w:hAnsi="Calibri"/>
              </w:rPr>
            </w:pPr>
            <w:r w:rsidDel="00000000" w:rsidR="00000000" w:rsidRPr="00000000">
              <w:rPr>
                <w:rFonts w:ascii="Calibri" w:cs="Calibri" w:eastAsia="Calibri" w:hAnsi="Calibri"/>
                <w:rtl w:val="0"/>
              </w:rPr>
              <w:t xml:space="preserve">5. The system queues AI evaluation.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2E">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2F">
            <w:pPr>
              <w:spacing w:after="40" w:lineRule="auto"/>
              <w:rPr>
                <w:rFonts w:ascii="Calibri" w:cs="Calibri" w:eastAsia="Calibri" w:hAnsi="Calibri"/>
              </w:rPr>
            </w:pPr>
            <w:r w:rsidDel="00000000" w:rsidR="00000000" w:rsidRPr="00000000">
              <w:rPr>
                <w:rFonts w:ascii="Calibri" w:cs="Calibri" w:eastAsia="Calibri" w:hAnsi="Calibri"/>
                <w:rtl w:val="0"/>
              </w:rPr>
              <w:t xml:space="preserve">- Exactly one CV source must be provided (MSG14).</w:t>
            </w:r>
          </w:p>
          <w:p w:rsidR="00000000" w:rsidDel="00000000" w:rsidP="00000000" w:rsidRDefault="00000000" w:rsidRPr="00000000" w14:paraId="00000530">
            <w:pPr>
              <w:spacing w:after="40" w:lineRule="auto"/>
              <w:rPr>
                <w:rFonts w:ascii="Calibri" w:cs="Calibri" w:eastAsia="Calibri" w:hAnsi="Calibri"/>
              </w:rPr>
            </w:pPr>
            <w:r w:rsidDel="00000000" w:rsidR="00000000" w:rsidRPr="00000000">
              <w:rPr>
                <w:rFonts w:ascii="Calibri" w:cs="Calibri" w:eastAsia="Calibri" w:hAnsi="Calibri"/>
                <w:rtl w:val="0"/>
              </w:rPr>
              <w:t xml:space="preserve">- Same Candidate and same Job is a duplicate: the attempt is stored as BLOCKED_DUPLICATE and no Application is created (BR-11).</w:t>
            </w:r>
          </w:p>
          <w:p w:rsidR="00000000" w:rsidDel="00000000" w:rsidP="00000000" w:rsidRDefault="00000000" w:rsidRPr="00000000" w14:paraId="00000531">
            <w:pPr>
              <w:spacing w:after="40" w:lineRule="auto"/>
              <w:rPr>
                <w:rFonts w:ascii="Calibri" w:cs="Calibri" w:eastAsia="Calibri" w:hAnsi="Calibri"/>
              </w:rPr>
            </w:pPr>
            <w:r w:rsidDel="00000000" w:rsidR="00000000" w:rsidRPr="00000000">
              <w:rPr>
                <w:rFonts w:ascii="Calibri" w:cs="Calibri" w:eastAsia="Calibri" w:hAnsi="Calibri"/>
                <w:rtl w:val="0"/>
              </w:rPr>
              <w:t xml:space="preserve">- A self-applied Application has no Attribution (BR-15).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32">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33">
            <w:pPr>
              <w:spacing w:after="40" w:lineRule="auto"/>
              <w:rPr>
                <w:rFonts w:ascii="Calibri" w:cs="Calibri" w:eastAsia="Calibri" w:hAnsi="Calibri"/>
              </w:rPr>
            </w:pPr>
            <w:r w:rsidDel="00000000" w:rsidR="00000000" w:rsidRPr="00000000">
              <w:rPr>
                <w:rFonts w:ascii="Calibri" w:cs="Calibri" w:eastAsia="Calibri" w:hAnsi="Calibri"/>
                <w:rtl w:val="0"/>
              </w:rPr>
              <w:t xml:space="preserve">An Application in SUBMITTED exists, or the attempt is blocked.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34">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35">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536">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537">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3.4.2 Submit Candidate/CV</w:t>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38">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39">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3A">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3B">
            <w:pPr>
              <w:spacing w:after="40" w:lineRule="auto"/>
              <w:rPr>
                <w:rFonts w:ascii="Calibri" w:cs="Calibri" w:eastAsia="Calibri" w:hAnsi="Calibri"/>
              </w:rPr>
            </w:pPr>
            <w:r w:rsidDel="00000000" w:rsidR="00000000" w:rsidRPr="00000000">
              <w:rPr>
                <w:rFonts w:ascii="Calibri" w:cs="Calibri" w:eastAsia="Calibri" w:hAnsi="Calibri"/>
                <w:rtl w:val="0"/>
              </w:rPr>
              <w:t xml:space="preserve">An Affiliate chooses "Submit Candidate" on a Job.</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3C">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3D">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3E">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3F">
            <w:pPr>
              <w:spacing w:after="40" w:lineRule="auto"/>
              <w:rPr>
                <w:rFonts w:ascii="Calibri" w:cs="Calibri" w:eastAsia="Calibri" w:hAnsi="Calibri"/>
              </w:rPr>
            </w:pPr>
            <w:r w:rsidDel="00000000" w:rsidR="00000000" w:rsidRPr="00000000">
              <w:rPr>
                <w:rFonts w:ascii="Calibri" w:cs="Calibri" w:eastAsia="Calibri" w:hAnsi="Calibri"/>
                <w:rtl w:val="0"/>
              </w:rPr>
              <w:t xml:space="preserve">Introduces a Candidate to a Job and requests the Candidate's consent.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40">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41">
            <w:pPr>
              <w:spacing w:after="40" w:lineRule="auto"/>
              <w:rPr>
                <w:rFonts w:ascii="Calibri" w:cs="Calibri" w:eastAsia="Calibri" w:hAnsi="Calibri"/>
              </w:rPr>
            </w:pPr>
            <w:del w:id="9215" w:author="Lu (Claude)" w:date="2026-10-21T00:00:00Z">
              <w:r>
                <w:rPr>
                  <w:rFonts w:ascii="Calibri" w:cs="Calibri" w:eastAsia="Calibri" w:hAnsi="Calibri"/>
                  <w:rtl w:val="0"/>
                </w:rPr>
                <w:delText xml:space="preserve">The Affiliate is approved; the Job is ACTIVE with PUBLIC or PARTNER_ONLY visibility; the Affiliate role is allowed for the Service Type.</w:delText>
              </w:r>
            </w:del>
            <w:ins w:id="9216" w:author="Lu (Claude)" w:date="2026-10-21T00:00:00Z">
              <w:r>
                <w:rPr>
                  <w:rFonts w:ascii="Calibri" w:cs="Calibri" w:eastAsia="Calibri" w:hAnsi="Calibri"/>
                  <w:rtl w:val="0"/>
                </w:rPr>
                <w:t xml:space="preserve">The Affiliate is approved; the Job is ACTIVE and the Affiliate role may view and submit for its Service Type (Headhunt COD or CV Sourcing).</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42">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43">
            <w:pPr>
              <w:spacing w:after="40" w:lineRule="auto"/>
              <w:rPr>
                <w:rFonts w:ascii="Calibri" w:cs="Calibri" w:eastAsia="Calibri" w:hAnsi="Calibri"/>
              </w:rPr>
            </w:pPr>
            <w:r w:rsidDel="00000000" w:rsidR="00000000" w:rsidRPr="00000000">
              <w:rPr>
                <w:rFonts w:ascii="Calibri" w:cs="Calibri" w:eastAsia="Calibri" w:hAnsi="Calibri"/>
                <w:rtl w:val="0"/>
              </w:rPr>
              <w:t xml:space="preserve">1. The Affiliate enters a new Candidate or selects one from the own library, with a CV.</w:t>
            </w:r>
          </w:p>
          <w:p w:rsidR="00000000" w:rsidDel="00000000" w:rsidP="00000000" w:rsidRDefault="00000000" w:rsidRPr="00000000" w14:paraId="00000544">
            <w:pPr>
              <w:spacing w:after="40" w:lineRule="auto"/>
              <w:rPr>
                <w:rFonts w:ascii="Calibri" w:cs="Calibri" w:eastAsia="Calibri" w:hAnsi="Calibri"/>
              </w:rPr>
            </w:pPr>
            <w:r w:rsidDel="00000000" w:rsidR="00000000" w:rsidRPr="00000000">
              <w:rPr>
                <w:rFonts w:ascii="Calibri" w:cs="Calibri" w:eastAsia="Calibri" w:hAnsi="Calibri"/>
                <w:rtl w:val="0"/>
              </w:rPr>
              <w:t xml:space="preserve">2. The system normalizes email and phone and resolves the Candidate identity.</w:t>
            </w:r>
          </w:p>
          <w:p w:rsidR="00000000" w:rsidDel="00000000" w:rsidP="00000000" w:rsidRDefault="00000000" w:rsidRPr="00000000" w14:paraId="00000545">
            <w:pPr>
              <w:spacing w:after="40" w:lineRule="auto"/>
              <w:rPr>
                <w:rFonts w:ascii="Calibri" w:cs="Calibri" w:eastAsia="Calibri" w:hAnsi="Calibri"/>
              </w:rPr>
            </w:pPr>
            <w:r w:rsidDel="00000000" w:rsidR="00000000" w:rsidRPr="00000000">
              <w:rPr>
                <w:rFonts w:ascii="Calibri" w:cs="Calibri" w:eastAsia="Calibri" w:hAnsi="Calibri"/>
                <w:rtl w:val="0"/>
              </w:rPr>
              <w:t xml:space="preserve">3. The system checks for a duplicate.</w:t>
            </w:r>
          </w:p>
          <w:p w:rsidR="00000000" w:rsidDel="00000000" w:rsidP="00000000" w:rsidRDefault="00000000" w:rsidRPr="00000000" w14:paraId="00000546">
            <w:pPr>
              <w:spacing w:after="40" w:lineRule="auto"/>
              <w:rPr>
                <w:rFonts w:ascii="Calibri" w:cs="Calibri" w:eastAsia="Calibri" w:hAnsi="Calibri"/>
              </w:rPr>
            </w:pPr>
            <w:r w:rsidDel="00000000" w:rsidR="00000000" w:rsidRPr="00000000">
              <w:rPr>
                <w:rFonts w:ascii="Calibri" w:cs="Calibri" w:eastAsia="Calibri" w:hAnsi="Calibri"/>
                <w:rtl w:val="0"/>
              </w:rPr>
              <w:t xml:space="preserve">4. If not a duplicate, the system creates a Submission awaiting consent and emails the Candidate.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47">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48">
            <w:pPr>
              <w:spacing w:after="40" w:lineRule="auto"/>
              <w:rPr>
                <w:rFonts w:ascii="Calibri" w:cs="Calibri" w:eastAsia="Calibri" w:hAnsi="Calibri"/>
              </w:rPr>
            </w:pPr>
            <w:r w:rsidDel="00000000" w:rsidR="00000000" w:rsidRPr="00000000">
              <w:rPr>
                <w:rFonts w:ascii="Calibri" w:cs="Calibri" w:eastAsia="Calibri" w:hAnsi="Calibri"/>
                <w:rtl w:val="0"/>
              </w:rPr>
              <w:t xml:space="preserve">- The Candidate must have an email address (MSG15).</w:t>
            </w:r>
          </w:p>
          <w:p w:rsidR="00000000" w:rsidDel="00000000" w:rsidP="00000000" w:rsidRDefault="00000000" w:rsidRPr="00000000" w14:paraId="00000549">
            <w:pPr>
              <w:spacing w:after="40" w:lineRule="auto"/>
              <w:rPr>
                <w:rFonts w:ascii="Calibri" w:cs="Calibri" w:eastAsia="Calibri" w:hAnsi="Calibri"/>
              </w:rPr>
            </w:pPr>
            <w:r w:rsidDel="00000000" w:rsidR="00000000" w:rsidRPr="00000000">
              <w:rPr>
                <w:rFonts w:ascii="Calibri" w:cs="Calibri" w:eastAsia="Calibri" w:hAnsi="Calibri"/>
                <w:rtl w:val="0"/>
              </w:rPr>
              <w:t xml:space="preserve">- If email and phone match two different Candidates, the submission is rejected (MSG16).</w:t>
            </w:r>
          </w:p>
          <w:p w:rsidR="00000000" w:rsidDel="00000000" w:rsidP="00000000" w:rsidRDefault="00000000" w:rsidRPr="00000000" w14:paraId="0000054A">
            <w:pPr>
              <w:spacing w:after="40" w:lineRule="auto"/>
              <w:rPr>
                <w:rFonts w:ascii="Calibri" w:cs="Calibri" w:eastAsia="Calibri" w:hAnsi="Calibri"/>
              </w:rPr>
            </w:pPr>
            <w:r w:rsidDel="00000000" w:rsidR="00000000" w:rsidRPr="00000000">
              <w:rPr>
                <w:rFonts w:ascii="Calibri" w:cs="Calibri" w:eastAsia="Calibri" w:hAnsi="Calibri"/>
                <w:rtl w:val="0"/>
              </w:rPr>
              <w:t xml:space="preserve">- A duplicate is stored as BLOCKED_DUPLICATE; the existing Attribution is unchanged (BR-11, BR-14).</w:t>
            </w:r>
          </w:p>
          <w:p w:rsidR="00000000" w:rsidDel="00000000" w:rsidP="00000000" w:rsidRDefault="00000000" w:rsidRPr="00000000" w14:paraId="0000054B">
            <w:pPr>
              <w:spacing w:after="40" w:lineRule="auto"/>
              <w:rPr>
                <w:rFonts w:ascii="Calibri" w:cs="Calibri" w:eastAsia="Calibri" w:hAnsi="Calibri"/>
              </w:rPr>
            </w:pPr>
            <w:r w:rsidDel="00000000" w:rsidR="00000000" w:rsidRPr="00000000">
              <w:rPr>
                <w:rFonts w:ascii="Calibri" w:cs="Calibri" w:eastAsia="Calibri" w:hAnsi="Calibri"/>
                <w:rtl w:val="0"/>
              </w:rPr>
              <w:t xml:space="preserve">- While a consent request is pending, another submission of the same Candidate to the same Job is rejected (BR-13).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4C">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4D">
            <w:pPr>
              <w:spacing w:after="40" w:lineRule="auto"/>
              <w:rPr>
                <w:rFonts w:ascii="Calibri" w:cs="Calibri" w:eastAsia="Calibri" w:hAnsi="Calibri"/>
              </w:rPr>
            </w:pPr>
            <w:r w:rsidDel="00000000" w:rsidR="00000000" w:rsidRPr="00000000">
              <w:rPr>
                <w:rFonts w:ascii="Calibri" w:cs="Calibri" w:eastAsia="Calibri" w:hAnsi="Calibri"/>
                <w:rtl w:val="0"/>
              </w:rPr>
              <w:t xml:space="preserve">A Submission awaiting Candidate consent exists, or the attempt is blocked.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4E">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4F">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550">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551">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3.4.3 Respond to Submission Consent</w:t>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52">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53">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54">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55">
            <w:pPr>
              <w:spacing w:after="40" w:lineRule="auto"/>
              <w:rPr>
                <w:rFonts w:ascii="Calibri" w:cs="Calibri" w:eastAsia="Calibri" w:hAnsi="Calibri"/>
              </w:rPr>
            </w:pPr>
            <w:r w:rsidDel="00000000" w:rsidR="00000000" w:rsidRPr="00000000">
              <w:rPr>
                <w:rFonts w:ascii="Calibri" w:cs="Calibri" w:eastAsia="Calibri" w:hAnsi="Calibri"/>
                <w:rtl w:val="0"/>
              </w:rPr>
              <w:t xml:space="preserve">The Candidate opens the consent link or the consent request in the account.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56">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57">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58">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59">
            <w:pPr>
              <w:spacing w:after="40" w:lineRule="auto"/>
              <w:rPr>
                <w:rFonts w:ascii="Calibri" w:cs="Calibri" w:eastAsia="Calibri" w:hAnsi="Calibri"/>
              </w:rPr>
            </w:pPr>
            <w:r w:rsidDel="00000000" w:rsidR="00000000" w:rsidRPr="00000000">
              <w:rPr>
                <w:rFonts w:ascii="Calibri" w:cs="Calibri" w:eastAsia="Calibri" w:hAnsi="Calibri"/>
                <w:rtl w:val="0"/>
              </w:rPr>
              <w:t xml:space="preserve">Confirms or declines an Affiliate submission.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5A">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5B">
            <w:pPr>
              <w:spacing w:after="40" w:lineRule="auto"/>
              <w:rPr>
                <w:rFonts w:ascii="Calibri" w:cs="Calibri" w:eastAsia="Calibri" w:hAnsi="Calibri"/>
              </w:rPr>
            </w:pPr>
            <w:r w:rsidDel="00000000" w:rsidR="00000000" w:rsidRPr="00000000">
              <w:rPr>
                <w:rFonts w:ascii="Calibri" w:cs="Calibri" w:eastAsia="Calibri" w:hAnsi="Calibri"/>
                <w:rtl w:val="0"/>
              </w:rPr>
              <w:t xml:space="preserve">The consent request is PENDING and not expired.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5C">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5D">
            <w:pPr>
              <w:spacing w:after="40" w:lineRule="auto"/>
              <w:rPr>
                <w:rFonts w:ascii="Calibri" w:cs="Calibri" w:eastAsia="Calibri" w:hAnsi="Calibri"/>
              </w:rPr>
            </w:pPr>
            <w:r w:rsidDel="00000000" w:rsidR="00000000" w:rsidRPr="00000000">
              <w:rPr>
                <w:rFonts w:ascii="Calibri" w:cs="Calibri" w:eastAsia="Calibri" w:hAnsi="Calibri"/>
                <w:rtl w:val="0"/>
              </w:rPr>
              <w:t xml:space="preserve">1. The Candidate reviews the Job and the submitting Affiliate.</w:t>
            </w:r>
          </w:p>
          <w:p w:rsidR="00000000" w:rsidDel="00000000" w:rsidP="00000000" w:rsidRDefault="00000000" w:rsidRPr="00000000" w14:paraId="0000055E">
            <w:pPr>
              <w:spacing w:after="40" w:lineRule="auto"/>
              <w:rPr>
                <w:rFonts w:ascii="Calibri" w:cs="Calibri" w:eastAsia="Calibri" w:hAnsi="Calibri"/>
              </w:rPr>
            </w:pPr>
            <w:r w:rsidDel="00000000" w:rsidR="00000000" w:rsidRPr="00000000">
              <w:rPr>
                <w:rFonts w:ascii="Calibri" w:cs="Calibri" w:eastAsia="Calibri" w:hAnsi="Calibri"/>
                <w:rtl w:val="0"/>
              </w:rPr>
              <w:t xml:space="preserve">2. The Candidate confirms or declines.</w:t>
            </w:r>
          </w:p>
          <w:p w:rsidR="00000000" w:rsidDel="00000000" w:rsidP="00000000" w:rsidRDefault="00000000" w:rsidRPr="00000000" w14:paraId="0000055F">
            <w:pPr>
              <w:spacing w:after="40" w:lineRule="auto"/>
              <w:rPr>
                <w:rFonts w:ascii="Calibri" w:cs="Calibri" w:eastAsia="Calibri" w:hAnsi="Calibri"/>
              </w:rPr>
            </w:pPr>
            <w:r w:rsidDel="00000000" w:rsidR="00000000" w:rsidRPr="00000000">
              <w:rPr>
                <w:rFonts w:ascii="Calibri" w:cs="Calibri" w:eastAsia="Calibri" w:hAnsi="Calibri"/>
                <w:rtl w:val="0"/>
              </w:rPr>
              <w:t xml:space="preserve">3. On confirm: the system re-checks the Job and the Affiliate, marks the Submission ACCEPTED, creates the Application in SUBMITTED, records Attribution and queues AI evaluation.</w:t>
            </w:r>
          </w:p>
          <w:p w:rsidR="00000000" w:rsidDel="00000000" w:rsidP="00000000" w:rsidRDefault="00000000" w:rsidRPr="00000000" w14:paraId="00000560">
            <w:pPr>
              <w:spacing w:after="40" w:lineRule="auto"/>
              <w:rPr>
                <w:rFonts w:ascii="Calibri" w:cs="Calibri" w:eastAsia="Calibri" w:hAnsi="Calibri"/>
              </w:rPr>
            </w:pPr>
            <w:r w:rsidDel="00000000" w:rsidR="00000000" w:rsidRPr="00000000">
              <w:rPr>
                <w:rFonts w:ascii="Calibri" w:cs="Calibri" w:eastAsia="Calibri" w:hAnsi="Calibri"/>
                <w:rtl w:val="0"/>
              </w:rPr>
              <w:t xml:space="preserve">4. On decline: the Submission becomes CONSENT_REJECTED.</w:t>
            </w:r>
          </w:p>
          <w:p w:rsidR="00000000" w:rsidDel="00000000" w:rsidP="00000000" w:rsidRDefault="00000000" w:rsidRPr="00000000" w14:paraId="00000561">
            <w:pPr>
              <w:spacing w:after="40" w:lineRule="auto"/>
              <w:rPr>
                <w:rFonts w:ascii="Calibri" w:cs="Calibri" w:eastAsia="Calibri" w:hAnsi="Calibri"/>
              </w:rPr>
            </w:pPr>
            <w:r w:rsidDel="00000000" w:rsidR="00000000" w:rsidRPr="00000000">
              <w:rPr>
                <w:rFonts w:ascii="Calibri" w:cs="Calibri" w:eastAsia="Calibri" w:hAnsi="Calibri"/>
                <w:rtl w:val="0"/>
              </w:rPr>
              <w:t xml:space="preserve">5. The system notifies the Affiliate of the result.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62">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63">
            <w:pPr>
              <w:spacing w:after="40" w:lineRule="auto"/>
              <w:rPr>
                <w:rFonts w:ascii="Calibri" w:cs="Calibri" w:eastAsia="Calibri" w:hAnsi="Calibri"/>
              </w:rPr>
            </w:pPr>
            <w:r w:rsidDel="00000000" w:rsidR="00000000" w:rsidRPr="00000000">
              <w:rPr>
                <w:rFonts w:ascii="Calibri" w:cs="Calibri" w:eastAsia="Calibri" w:hAnsi="Calibri"/>
                <w:rtl w:val="0"/>
              </w:rPr>
              <w:t xml:space="preserve">- The request expires after the configured period, 48 hours by default; the Submission becomes CONSENT_EXPIRED (BR-12).</w:t>
            </w:r>
          </w:p>
          <w:p w:rsidR="00000000" w:rsidDel="00000000" w:rsidP="00000000" w:rsidRDefault="00000000" w:rsidRPr="00000000" w14:paraId="00000564">
            <w:pPr>
              <w:spacing w:after="40" w:lineRule="auto"/>
              <w:rPr>
                <w:rFonts w:ascii="Calibri" w:cs="Calibri" w:eastAsia="Calibri" w:hAnsi="Calibri"/>
              </w:rPr>
            </w:pPr>
            <w:r w:rsidDel="00000000" w:rsidR="00000000" w:rsidRPr="00000000">
              <w:rPr>
                <w:rFonts w:ascii="Calibri" w:cs="Calibri" w:eastAsia="Calibri" w:hAnsi="Calibri"/>
                <w:rtl w:val="0"/>
              </w:rPr>
              <w:t xml:space="preserve">- The Affiliate may resend the request with a cooldown and a maximum number of sends.</w:t>
            </w:r>
          </w:p>
          <w:p w:rsidR="00000000" w:rsidDel="00000000" w:rsidP="00000000" w:rsidRDefault="00000000" w:rsidRPr="00000000" w14:paraId="00000565">
            <w:pPr>
              <w:spacing w:after="40" w:lineRule="auto"/>
              <w:rPr>
                <w:rFonts w:ascii="Calibri" w:cs="Calibri" w:eastAsia="Calibri" w:hAnsi="Calibri"/>
              </w:rPr>
            </w:pPr>
            <w:r w:rsidDel="00000000" w:rsidR="00000000" w:rsidRPr="00000000">
              <w:rPr>
                <w:rFonts w:ascii="Calibri" w:cs="Calibri" w:eastAsia="Calibri" w:hAnsi="Calibri"/>
                <w:rtl w:val="0"/>
              </w:rPr>
              <w:t xml:space="preserve">- Attribution is recorded at confirmation time with a server timestamp (BR-14).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66">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67">
            <w:pPr>
              <w:spacing w:after="40" w:lineRule="auto"/>
              <w:rPr>
                <w:rFonts w:ascii="Calibri" w:cs="Calibri" w:eastAsia="Calibri" w:hAnsi="Calibri"/>
              </w:rPr>
            </w:pPr>
            <w:r w:rsidDel="00000000" w:rsidR="00000000" w:rsidRPr="00000000">
              <w:rPr>
                <w:rFonts w:ascii="Calibri" w:cs="Calibri" w:eastAsia="Calibri" w:hAnsi="Calibri"/>
                <w:rtl w:val="0"/>
              </w:rPr>
              <w:t xml:space="preserve">An attributed Application exists, or the Submission is closed.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68">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69">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56A">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56B">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3.4.4 Raise and Resolve Dispute</w:t>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6C">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6D">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6E">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6F">
            <w:pPr>
              <w:spacing w:after="40" w:lineRule="auto"/>
              <w:rPr>
                <w:rFonts w:ascii="Calibri" w:cs="Calibri" w:eastAsia="Calibri" w:hAnsi="Calibri"/>
              </w:rPr>
            </w:pPr>
            <w:r w:rsidDel="00000000" w:rsidR="00000000" w:rsidRPr="00000000">
              <w:rPr>
                <w:rFonts w:ascii="Calibri" w:cs="Calibri" w:eastAsia="Calibri" w:hAnsi="Calibri"/>
                <w:rtl w:val="0"/>
              </w:rPr>
              <w:t xml:space="preserve">An Affiliate disagrees with a duplicate or Attribution result.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70">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71">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 Platform Admin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72">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73">
            <w:pPr>
              <w:spacing w:after="40" w:lineRule="auto"/>
              <w:rPr>
                <w:rFonts w:ascii="Calibri" w:cs="Calibri" w:eastAsia="Calibri" w:hAnsi="Calibri"/>
              </w:rPr>
            </w:pPr>
            <w:r w:rsidDel="00000000" w:rsidR="00000000" w:rsidRPr="00000000">
              <w:rPr>
                <w:rFonts w:ascii="Calibri" w:cs="Calibri" w:eastAsia="Calibri" w:hAnsi="Calibri"/>
                <w:rtl w:val="0"/>
              </w:rPr>
              <w:t xml:space="preserve">Records and resolves a duplicate or Attribution dispute.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74">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75">
            <w:pPr>
              <w:spacing w:after="40" w:lineRule="auto"/>
              <w:rPr>
                <w:rFonts w:ascii="Calibri" w:cs="Calibri" w:eastAsia="Calibri" w:hAnsi="Calibri"/>
              </w:rPr>
            </w:pPr>
            <w:del w:id="9217" w:author="Lu (Claude)" w:date="2026-10-21T00:00:00Z">
              <w:r>
                <w:rPr>
                  <w:rFonts w:ascii="Calibri" w:cs="Calibri" w:eastAsia="Calibri" w:hAnsi="Calibri"/>
                  <w:rtl w:val="0"/>
                </w:rPr>
                <w:delText xml:space="preserve">A blocked Submission or an Attribution related to the Affiliate exists.</w:delText>
              </w:r>
            </w:del>
            <w:ins w:id="9218" w:author="Lu (Claude)" w:date="2026-10-21T00:00:00Z">
              <w:r>
                <w:rPr>
                  <w:rFonts w:ascii="Calibri" w:cs="Calibri" w:eastAsia="Calibri" w:hAnsi="Calibri"/>
                  <w:rtl w:val="0"/>
                </w:rPr>
                <w:t xml:space="preserve">A blocked Submission or an Attribution related to the Affiliate exists, and the dispute window (configurable) has not closed.</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76">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77">
            <w:pPr>
              <w:spacing w:after="40" w:lineRule="auto"/>
              <w:rPr>
                <w:rFonts w:ascii="Calibri" w:cs="Calibri" w:eastAsia="Calibri" w:hAnsi="Calibri"/>
              </w:rPr>
            </w:pPr>
            <w:del w:id="9219" w:author="Lu (Claude)" w:date="2026-10-21T00:00:00Z">
              <w:r>
                <w:rPr>
                  <w:rFonts w:ascii="Calibri" w:cs="Calibri" w:eastAsia="Calibri" w:hAnsi="Calibri"/>
                  <w:rtl w:val="0"/>
                </w:rPr>
                <w:delText xml:space="preserve">1. The Affiliate raises a dispute with a description and evidence.</w:delText>
              </w:r>
            </w:del>
            <w:ins w:id="9223" w:author="Lu (Claude)" w:date="2026-10-21T00:00:00Z">
              <w:r>
                <w:rPr>
                  <w:rFonts w:ascii="Calibri" w:cs="Calibri" w:eastAsia="Calibri" w:hAnsi="Calibri"/>
                  <w:rtl w:val="0"/>
                </w:rPr>
                <w:t xml:space="preserve">1. The Affiliate raises a dispute with a description and evidence. 2. Platform Admin reviews Candidate identity, Submission history, timestamps and evidence. 3. Platform Admin upholds or rejects the dispute with a resolution. 4. If upheld, the Attribution is transferred to the disputing Affiliate. 5. The Affiliate is notified of the result.</w:t>
              </w:r>
            </w:ins>
          </w:p>
          <w:p w:rsidR="00000000" w:rsidDel="00000000" w:rsidP="00000000" w:rsidRDefault="00000000" w:rsidRPr="00000000" w14:paraId="00000578">
            <w:pPr>
              <w:spacing w:after="40" w:lineRule="auto"/>
              <w:rPr>
                <w:rFonts w:ascii="Calibri" w:cs="Calibri" w:eastAsia="Calibri" w:hAnsi="Calibri"/>
              </w:rPr>
            </w:pPr>
            <w:del w:id="9220" w:author="Lu (Claude)" w:date="2026-10-21T00:00:00Z">
              <w:r>
                <w:rPr>
                  <w:rFonts w:ascii="Calibri" w:cs="Calibri" w:eastAsia="Calibri" w:hAnsi="Calibri"/>
                  <w:rtl w:val="0"/>
                </w:rPr>
                <w:delText xml:space="preserve">2. Platform Admin reviews Candidate identity, Submission history, timestamps and evidence.</w:delText>
              </w:r>
            </w:del>
          </w:p>
          <w:p w:rsidR="00000000" w:rsidDel="00000000" w:rsidP="00000000" w:rsidRDefault="00000000" w:rsidRPr="00000000" w14:paraId="00000579">
            <w:pPr>
              <w:spacing w:after="40" w:lineRule="auto"/>
              <w:rPr>
                <w:rFonts w:ascii="Calibri" w:cs="Calibri" w:eastAsia="Calibri" w:hAnsi="Calibri"/>
              </w:rPr>
            </w:pPr>
            <w:del w:id="9221" w:author="Lu (Claude)" w:date="2026-10-21T00:00:00Z">
              <w:r>
                <w:rPr>
                  <w:rFonts w:ascii="Calibri" w:cs="Calibri" w:eastAsia="Calibri" w:hAnsi="Calibri"/>
                  <w:rtl w:val="0"/>
                </w:rPr>
                <w:delText xml:space="preserve">3. Platform Admin approves or rejects the dispute with a reason.</w:delText>
              </w:r>
            </w:del>
          </w:p>
          <w:p w:rsidR="00000000" w:rsidDel="00000000" w:rsidP="00000000" w:rsidRDefault="00000000" w:rsidRPr="00000000" w14:paraId="0000057A">
            <w:pPr>
              <w:spacing w:after="40" w:lineRule="auto"/>
              <w:rPr>
                <w:rFonts w:ascii="Calibri" w:cs="Calibri" w:eastAsia="Calibri" w:hAnsi="Calibri"/>
              </w:rPr>
            </w:pPr>
            <w:del w:id="9222" w:author="Lu (Claude)" w:date="2026-10-21T00:00:00Z">
              <w:r>
                <w:rPr>
                  <w:rFonts w:ascii="Calibri" w:cs="Calibri" w:eastAsia="Calibri" w:hAnsi="Calibri"/>
                  <w:rtl w:val="0"/>
                </w:rPr>
                <w:delText xml:space="preserve">4. If approved as a false duplicate, the Submission is reprocessed.</w:delText>
              </w:r>
            </w:del>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7B">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7C">
            <w:pPr>
              <w:spacing w:after="40" w:lineRule="auto"/>
              <w:rPr>
                <w:rFonts w:ascii="Calibri" w:cs="Calibri" w:eastAsia="Calibri" w:hAnsi="Calibri"/>
              </w:rPr>
            </w:pPr>
            <w:r w:rsidDel="00000000" w:rsidR="00000000" w:rsidRPr="00000000">
              <w:rPr>
                <w:rFonts w:ascii="Calibri" w:cs="Calibri" w:eastAsia="Calibri" w:hAnsi="Calibri"/>
                <w:rtl w:val="0"/>
              </w:rPr>
              <w:t xml:space="preserve">- The decision, reason, reviewer and time are audited (BR-30).</w:t>
            </w:r>
          </w:p>
          <w:p w:rsidR="00000000" w:rsidDel="00000000" w:rsidP="00000000" w:rsidRDefault="00000000" w:rsidRPr="00000000" w14:paraId="0000057D">
            <w:pPr>
              <w:spacing w:after="40" w:lineRule="auto"/>
              <w:rPr>
                <w:rFonts w:ascii="Calibri" w:cs="Calibri" w:eastAsia="Calibri" w:hAnsi="Calibri"/>
              </w:rPr>
            </w:pPr>
            <w:r w:rsidDel="00000000" w:rsidR="00000000" w:rsidRPr="00000000">
              <w:rPr>
                <w:rFonts w:ascii="Calibri" w:cs="Calibri" w:eastAsia="Calibri" w:hAnsi="Calibri"/>
                <w:rtl w:val="0"/>
              </w:rPr>
              <w:t xml:space="preserve">- While a dispute is open, related Commission is held (BR-26).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7E">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7F">
            <w:pPr>
              <w:spacing w:after="40" w:lineRule="auto"/>
              <w:rPr>
                <w:rFonts w:ascii="Calibri" w:cs="Calibri" w:eastAsia="Calibri" w:hAnsi="Calibri"/>
              </w:rPr>
            </w:pPr>
            <w:del w:id="9224" w:author="Lu (Claude)" w:date="2026-10-21T00:00:00Z">
              <w:r>
                <w:rPr>
                  <w:rFonts w:ascii="Calibri" w:cs="Calibri" w:eastAsia="Calibri" w:hAnsi="Calibri"/>
                  <w:rtl w:val="0"/>
                </w:rPr>
                <w:delText xml:space="preserve">The dispute is APPROVED or REJECTED.</w:delText>
              </w:r>
            </w:del>
            <w:ins w:id="9225" w:author="Lu (Claude)" w:date="2026-10-21T00:00:00Z">
              <w:r>
                <w:rPr>
                  <w:rFonts w:ascii="Calibri" w:cs="Calibri" w:eastAsia="Calibri" w:hAnsi="Calibri"/>
                  <w:rtl w:val="0"/>
                </w:rPr>
                <w:t xml:space="preserve">The dispute is UPHELD or REJECTED.</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80">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81">
            <w:pPr>
              <w:spacing w:after="40" w:lineRule="auto"/>
              <w:rPr>
                <w:rFonts w:ascii="Calibri" w:cs="Calibri" w:eastAsia="Calibri" w:hAnsi="Calibri"/>
              </w:rPr>
            </w:pPr>
            <w:del w:id="9226" w:author="Lu (Claude)" w:date="2026-10-21T00:00:00Z">
              <w:r>
                <w:rPr>
                  <w:rFonts w:ascii="Calibri" w:cs="Calibri" w:eastAsia="Calibri" w:hAnsi="Calibri"/>
                  <w:rtl w:val="0"/>
                </w:rPr>
                <w:delText xml:space="preserve">Planned (not yet implemented)</w:delText>
              </w:r>
            </w:del>
            <w:ins w:id="9227" w:author="Lu (Claude)" w:date="2026-10-21T00:00:00Z">
              <w:r>
                <w:rPr>
                  <w:rFonts w:ascii="Calibri" w:cs="Calibri" w:eastAsia="Calibri" w:hAnsi="Calibri"/>
                  <w:rtl w:val="0"/>
                </w:rPr>
                <w:t xml:space="preserve">Implemented in backend</w:t>
              </w:r>
            </w:ins>
          </w:p>
        </w:tc>
      </w:tr>
    </w:tbl>
    <w:p w:rsidR="00000000" w:rsidDel="00000000" w:rsidP="00000000" w:rsidRDefault="00000000" w:rsidRPr="00000000" w14:paraId="00000582">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583">
      <w:pPr>
        <w:pStyle w:val="Heading3"/>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3.5 AI Matching and Screening</w:t>
      </w:r>
    </w:p>
    <w:p w:rsidR="00000000" w:rsidDel="00000000" w:rsidP="00000000" w:rsidRDefault="00000000" w:rsidRPr="00000000" w14:paraId="00000584">
      <w:pPr>
        <w:spacing w:after="120" w:lineRule="auto"/>
        <w:rPr>
          <w:rFonts w:ascii="Calibri" w:cs="Calibri" w:eastAsia="Calibri" w:hAnsi="Calibri"/>
        </w:rPr>
      </w:pPr>
      <w:r>
        <w:rPr>
          <w:rFonts w:ascii="Calibri" w:cs="Calibri" w:eastAsia="Calibri" w:hAnsi="Calibri"/>
          <w:rtl w:val="0"/>
        </w:rPr>
        <w:t xml:space="preserve">This feature covers Main Flow MF-03. The AI Matching Service evaluates each Application; a human reviewer makes the screening decision.</w:t>
      </w:r>
      <w:del w:id="9228" w:author="Lu (Claude)" w:date="2026-10-21T00:00:00Z">
        <w:r>
          <w:rPr>
            <w:rFonts w:ascii="Calibri" w:cs="Calibri" w:eastAsia="Calibri" w:hAnsi="Calibri"/>
            <w:rtl w:val="0"/>
          </w:rPr>
          <w:delText xml:space="preserve"> Steps drawn with a dashed border in the diagram are not yet implemented.</w:delText>
        </w:r>
      </w:del>
    </w:p>
    <w:p w:rsidR="00000000" w:rsidDel="00000000" w:rsidP="00000000" w:rsidRDefault="00000000" w:rsidRPr="00000000" w14:paraId="00000585">
      <w:pPr>
        <w:spacing w:after="60" w:before="12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715000" cy="4305300"/>
            <wp:effectExtent b="0" l="0" r="0" t="0"/>
            <wp:docPr id="8"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715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spacing w:after="16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Figure 3.5. Activity Diagram: AI Matching and Screening</w:t>
      </w:r>
      <w:r w:rsidDel="00000000" w:rsidR="00000000" w:rsidRPr="00000000">
        <w:rPr>
          <w:rtl w:val="0"/>
        </w:rPr>
      </w:r>
    </w:p>
    <w:p w:rsidR="00000000" w:rsidDel="00000000" w:rsidP="00000000" w:rsidRDefault="00000000" w:rsidRPr="00000000" w14:paraId="00000587">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3.5.1 Evaluate Application with AI</w:t>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88">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89">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8A">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8B">
            <w:pPr>
              <w:spacing w:after="40" w:lineRule="auto"/>
              <w:rPr>
                <w:rFonts w:ascii="Calibri" w:cs="Calibri" w:eastAsia="Calibri" w:hAnsi="Calibri"/>
              </w:rPr>
            </w:pPr>
            <w:r w:rsidDel="00000000" w:rsidR="00000000" w:rsidRPr="00000000">
              <w:rPr>
                <w:rFonts w:ascii="Calibri" w:cs="Calibri" w:eastAsia="Calibri" w:hAnsi="Calibri"/>
                <w:rtl w:val="0"/>
              </w:rPr>
              <w:t xml:space="preserve">An Application is created, or Internal HR requests a re-evaluation.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8C">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8D">
            <w:pPr>
              <w:spacing w:after="40" w:lineRule="auto"/>
              <w:rPr>
                <w:rFonts w:ascii="Calibri" w:cs="Calibri" w:eastAsia="Calibri" w:hAnsi="Calibri"/>
              </w:rPr>
            </w:pPr>
            <w:r w:rsidDel="00000000" w:rsidR="00000000" w:rsidRPr="00000000">
              <w:rPr>
                <w:rFonts w:ascii="Calibri" w:cs="Calibri" w:eastAsia="Calibri" w:hAnsi="Calibri"/>
                <w:rtl w:val="0"/>
              </w:rPr>
              <w:t xml:space="preserve">System (AI Matching Service); Internal HR for retry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8E">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8F">
            <w:pPr>
              <w:spacing w:after="40" w:lineRule="auto"/>
              <w:rPr>
                <w:rFonts w:ascii="Calibri" w:cs="Calibri" w:eastAsia="Calibri" w:hAnsi="Calibri"/>
              </w:rPr>
            </w:pPr>
            <w:r w:rsidDel="00000000" w:rsidR="00000000" w:rsidRPr="00000000">
              <w:rPr>
                <w:rFonts w:ascii="Calibri" w:cs="Calibri" w:eastAsia="Calibri" w:hAnsi="Calibri"/>
                <w:rtl w:val="0"/>
              </w:rPr>
              <w:t xml:space="preserve">Scores the CV against the Job requirements.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90">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91">
            <w:pPr>
              <w:spacing w:after="40" w:lineRule="auto"/>
              <w:rPr>
                <w:rFonts w:ascii="Calibri" w:cs="Calibri" w:eastAsia="Calibri" w:hAnsi="Calibri"/>
              </w:rPr>
            </w:pPr>
            <w:r w:rsidDel="00000000" w:rsidR="00000000" w:rsidRPr="00000000">
              <w:rPr>
                <w:rFonts w:ascii="Calibri" w:cs="Calibri" w:eastAsia="Calibri" w:hAnsi="Calibri"/>
                <w:rtl w:val="0"/>
              </w:rPr>
              <w:t xml:space="preserve">The Application has a CV and the Job has requirements.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92">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93">
            <w:pPr>
              <w:spacing w:after="40" w:lineRule="auto"/>
              <w:rPr>
                <w:rFonts w:ascii="Calibri" w:cs="Calibri" w:eastAsia="Calibri" w:hAnsi="Calibri"/>
              </w:rPr>
            </w:pPr>
            <w:r w:rsidDel="00000000" w:rsidR="00000000" w:rsidRPr="00000000">
              <w:rPr>
                <w:rFonts w:ascii="Calibri" w:cs="Calibri" w:eastAsia="Calibri" w:hAnsi="Calibri"/>
                <w:rtl w:val="0"/>
              </w:rPr>
              <w:t xml:space="preserve">1. The system queues the Application for evaluation.</w:t>
            </w:r>
          </w:p>
          <w:p w:rsidR="00000000" w:rsidDel="00000000" w:rsidP="00000000" w:rsidRDefault="00000000" w:rsidRPr="00000000" w14:paraId="00000594">
            <w:pPr>
              <w:spacing w:after="40" w:lineRule="auto"/>
              <w:rPr>
                <w:rFonts w:ascii="Calibri" w:cs="Calibri" w:eastAsia="Calibri" w:hAnsi="Calibri"/>
              </w:rPr>
            </w:pPr>
            <w:r w:rsidDel="00000000" w:rsidR="00000000" w:rsidRPr="00000000">
              <w:rPr>
                <w:rFonts w:ascii="Calibri" w:cs="Calibri" w:eastAsia="Calibri" w:hAnsi="Calibri"/>
                <w:rtl w:val="0"/>
              </w:rPr>
              <w:t xml:space="preserve">2. The dispatcher sends the CV and the Job description to the AI Matching Service.</w:t>
            </w:r>
          </w:p>
          <w:p w:rsidR="00000000" w:rsidDel="00000000" w:rsidP="00000000" w:rsidRDefault="00000000" w:rsidRPr="00000000" w14:paraId="00000595">
            <w:pPr>
              <w:spacing w:after="40" w:lineRule="auto"/>
              <w:rPr>
                <w:rFonts w:ascii="Calibri" w:cs="Calibri" w:eastAsia="Calibri" w:hAnsi="Calibri"/>
              </w:rPr>
            </w:pPr>
            <w:r w:rsidDel="00000000" w:rsidR="00000000" w:rsidRPr="00000000">
              <w:rPr>
                <w:rFonts w:ascii="Calibri" w:cs="Calibri" w:eastAsia="Calibri" w:hAnsi="Calibri"/>
                <w:rtl w:val="0"/>
              </w:rPr>
              <w:t xml:space="preserve">3. The AI service parses the CV, checks Must-have and Should-have requirements and computes the Match Score.</w:t>
            </w:r>
          </w:p>
          <w:p w:rsidR="00000000" w:rsidDel="00000000" w:rsidP="00000000" w:rsidRDefault="00000000" w:rsidRPr="00000000" w14:paraId="00000596">
            <w:pPr>
              <w:spacing w:after="40" w:lineRule="auto"/>
              <w:rPr>
                <w:rFonts w:ascii="Calibri" w:cs="Calibri" w:eastAsia="Calibri" w:hAnsi="Calibri"/>
              </w:rPr>
            </w:pPr>
            <w:r w:rsidDel="00000000" w:rsidR="00000000" w:rsidRPr="00000000">
              <w:rPr>
                <w:rFonts w:ascii="Calibri" w:cs="Calibri" w:eastAsia="Calibri" w:hAnsi="Calibri"/>
                <w:rtl w:val="0"/>
              </w:rPr>
              <w:t xml:space="preserve">4. The service returns score, tier, Candidate Highlight and per-requirement evidence.</w:t>
            </w:r>
          </w:p>
          <w:p w:rsidR="00000000" w:rsidDel="00000000" w:rsidP="00000000" w:rsidRDefault="00000000" w:rsidRPr="00000000" w14:paraId="00000597">
            <w:pPr>
              <w:spacing w:after="40" w:lineRule="auto"/>
              <w:rPr>
                <w:rFonts w:ascii="Calibri" w:cs="Calibri" w:eastAsia="Calibri" w:hAnsi="Calibri"/>
              </w:rPr>
            </w:pPr>
            <w:r w:rsidDel="00000000" w:rsidR="00000000" w:rsidRPr="00000000">
              <w:rPr>
                <w:rFonts w:ascii="Calibri" w:cs="Calibri" w:eastAsia="Calibri" w:hAnsi="Calibri"/>
                <w:rtl w:val="0"/>
              </w:rPr>
              <w:t xml:space="preserve">5. The system stores the result with the Application.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98">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99">
            <w:pPr>
              <w:spacing w:after="40" w:lineRule="auto"/>
              <w:rPr>
                <w:rFonts w:ascii="Calibri" w:cs="Calibri" w:eastAsia="Calibri" w:hAnsi="Calibri"/>
              </w:rPr>
            </w:pPr>
            <w:del w:id="9229" w:author="Lu (Claude)" w:date="2026-10-21T00:00:00Z">
              <w:r>
                <w:rPr>
                  <w:rFonts w:ascii="Calibri" w:cs="Calibri" w:eastAsia="Calibri" w:hAnsi="Calibri"/>
                  <w:rtl w:val="0"/>
                </w:rPr>
                <w:delText xml:space="preserve">- A failed or timed-out evaluation is retried with increasing delay up to a maximum number of attempts; the failure is visible to Internal HR (BR-17).</w:delText>
              </w:r>
            </w:del>
            <w:ins w:id="9232" w:author="Lu (Claude)" w:date="2026-10-21T00:00:00Z">
              <w:r>
                <w:rPr>
                  <w:rFonts w:ascii="Calibri" w:cs="Calibri" w:eastAsia="Calibri" w:hAnsi="Calibri"/>
                  <w:rtl w:val="0"/>
                </w:rPr>
                <w:t xml:space="preserve">- A failed or timed-out evaluation is retried with increasing delay up to a maximum number of attempts; the failure is visible to Internal HR, who can request a re-evaluation (BR-17). - Every evidence quote returned by the AI is checked against the CV text; a requirement whose quotes are not found counts as not found and the Application is flagged for manual review. - The score is computed by the system from the verified results, not by the AI; Match Tier thresholds are configurable (BR-18). - The AI result never changes the Application status (BR-16).</w:t>
              </w:r>
            </w:ins>
          </w:p>
          <w:p w:rsidR="00000000" w:rsidDel="00000000" w:rsidP="00000000" w:rsidRDefault="00000000" w:rsidRPr="00000000" w14:paraId="0000059A">
            <w:pPr>
              <w:spacing w:after="40" w:lineRule="auto"/>
              <w:rPr>
                <w:rFonts w:ascii="Calibri" w:cs="Calibri" w:eastAsia="Calibri" w:hAnsi="Calibri"/>
              </w:rPr>
            </w:pPr>
            <w:del w:id="9230" w:author="Lu (Claude)" w:date="2026-10-21T00:00:00Z">
              <w:r>
                <w:rPr>
                  <w:rFonts w:ascii="Calibri" w:cs="Calibri" w:eastAsia="Calibri" w:hAnsi="Calibri"/>
                  <w:rtl w:val="0"/>
                </w:rPr>
                <w:delText xml:space="preserve">- Match Tier thresholds are configurable (BR-18).</w:delText>
              </w:r>
            </w:del>
          </w:p>
          <w:p w:rsidR="00000000" w:rsidDel="00000000" w:rsidP="00000000" w:rsidRDefault="00000000" w:rsidRPr="00000000" w14:paraId="0000059B">
            <w:pPr>
              <w:spacing w:after="40" w:lineRule="auto"/>
              <w:rPr>
                <w:rFonts w:ascii="Calibri" w:cs="Calibri" w:eastAsia="Calibri" w:hAnsi="Calibri"/>
              </w:rPr>
            </w:pPr>
            <w:del w:id="9231" w:author="Lu (Claude)" w:date="2026-10-21T00:00:00Z">
              <w:r>
                <w:rPr>
                  <w:rFonts w:ascii="Calibri" w:cs="Calibri" w:eastAsia="Calibri" w:hAnsi="Calibri"/>
                  <w:rtl w:val="0"/>
                </w:rPr>
                <w:delText xml:space="preserve">- The AI result never changes the Application status (BR-16).</w:delText>
              </w:r>
            </w:del>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9C">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9D">
            <w:pPr>
              <w:spacing w:after="40" w:lineRule="auto"/>
              <w:rPr>
                <w:rFonts w:ascii="Calibri" w:cs="Calibri" w:eastAsia="Calibri" w:hAnsi="Calibri"/>
              </w:rPr>
            </w:pPr>
            <w:r w:rsidDel="00000000" w:rsidR="00000000" w:rsidRPr="00000000">
              <w:rPr>
                <w:rFonts w:ascii="Calibri" w:cs="Calibri" w:eastAsia="Calibri" w:hAnsi="Calibri"/>
                <w:rtl w:val="0"/>
              </w:rPr>
              <w:t xml:space="preserve">An AI result is stored, or the evaluation is marked failed.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9E">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9F">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5A0">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5A1">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3.5.2 View AI Matching Result</w:t>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A2">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A3">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A4">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A5">
            <w:pPr>
              <w:spacing w:after="40" w:lineRule="auto"/>
              <w:rPr>
                <w:rFonts w:ascii="Calibri" w:cs="Calibri" w:eastAsia="Calibri" w:hAnsi="Calibri"/>
              </w:rPr>
            </w:pPr>
            <w:r w:rsidDel="00000000" w:rsidR="00000000" w:rsidRPr="00000000">
              <w:rPr>
                <w:rFonts w:ascii="Calibri" w:cs="Calibri" w:eastAsia="Calibri" w:hAnsi="Calibri"/>
                <w:rtl w:val="0"/>
              </w:rPr>
              <w:t xml:space="preserve">A reviewer opens Candidate Review Detail or the Screening Workspace.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A6">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A7">
            <w:pPr>
              <w:spacing w:after="40" w:lineRule="auto"/>
              <w:rPr>
                <w:rFonts w:ascii="Calibri" w:cs="Calibri" w:eastAsia="Calibri" w:hAnsi="Calibri"/>
              </w:rPr>
            </w:pPr>
            <w:r w:rsidDel="00000000" w:rsidR="00000000" w:rsidRPr="00000000">
              <w:rPr>
                <w:rFonts w:ascii="Calibri" w:cs="Calibri" w:eastAsia="Calibri" w:hAnsi="Calibri"/>
                <w:rtl w:val="0"/>
              </w:rPr>
              <w:t xml:space="preserve">Internal HR, Client Company User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A8">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A9">
            <w:pPr>
              <w:spacing w:after="40" w:lineRule="auto"/>
              <w:rPr>
                <w:rFonts w:ascii="Calibri" w:cs="Calibri" w:eastAsia="Calibri" w:hAnsi="Calibri"/>
              </w:rPr>
            </w:pPr>
            <w:r w:rsidDel="00000000" w:rsidR="00000000" w:rsidRPr="00000000">
              <w:rPr>
                <w:rFonts w:ascii="Calibri" w:cs="Calibri" w:eastAsia="Calibri" w:hAnsi="Calibri"/>
                <w:rtl w:val="0"/>
              </w:rPr>
              <w:t xml:space="preserve">Displays the AI-assisted evaluation next to the CV.</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AA">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AB">
            <w:pPr>
              <w:spacing w:after="40" w:lineRule="auto"/>
              <w:rPr>
                <w:rFonts w:ascii="Calibri" w:cs="Calibri" w:eastAsia="Calibri" w:hAnsi="Calibri"/>
              </w:rPr>
            </w:pPr>
            <w:r w:rsidDel="00000000" w:rsidR="00000000" w:rsidRPr="00000000">
              <w:rPr>
                <w:rFonts w:ascii="Calibri" w:cs="Calibri" w:eastAsia="Calibri" w:hAnsi="Calibri"/>
                <w:rtl w:val="0"/>
              </w:rPr>
              <w:t xml:space="preserve">The user is authorized for the Job.</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AC">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AD">
            <w:pPr>
              <w:spacing w:after="40" w:lineRule="auto"/>
              <w:rPr>
                <w:rFonts w:ascii="Calibri" w:cs="Calibri" w:eastAsia="Calibri" w:hAnsi="Calibri"/>
              </w:rPr>
            </w:pPr>
            <w:r w:rsidDel="00000000" w:rsidR="00000000" w:rsidRPr="00000000">
              <w:rPr>
                <w:rFonts w:ascii="Calibri" w:cs="Calibri" w:eastAsia="Calibri" w:hAnsi="Calibri"/>
                <w:rtl w:val="0"/>
              </w:rPr>
              <w:t xml:space="preserve">1. The system shows Match Score, Match Tier and Candidate Highlight.</w:t>
            </w:r>
          </w:p>
          <w:p w:rsidR="00000000" w:rsidDel="00000000" w:rsidP="00000000" w:rsidRDefault="00000000" w:rsidRPr="00000000" w14:paraId="000005AE">
            <w:pPr>
              <w:spacing w:after="40" w:lineRule="auto"/>
              <w:rPr>
                <w:rFonts w:ascii="Calibri" w:cs="Calibri" w:eastAsia="Calibri" w:hAnsi="Calibri"/>
              </w:rPr>
            </w:pPr>
            <w:r w:rsidDel="00000000" w:rsidR="00000000" w:rsidRPr="00000000">
              <w:rPr>
                <w:rFonts w:ascii="Calibri" w:cs="Calibri" w:eastAsia="Calibri" w:hAnsi="Calibri"/>
                <w:rtl w:val="0"/>
              </w:rPr>
              <w:t xml:space="preserve">2. The system lists each Must-have and Should-have requirement with its assessment and the evidence found in the CV.</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AF">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B0">
            <w:pPr>
              <w:spacing w:after="40" w:lineRule="auto"/>
              <w:rPr>
                <w:rFonts w:ascii="Calibri" w:cs="Calibri" w:eastAsia="Calibri" w:hAnsi="Calibri"/>
              </w:rPr>
            </w:pPr>
            <w:r w:rsidDel="00000000" w:rsidR="00000000" w:rsidRPr="00000000">
              <w:rPr>
                <w:rFonts w:ascii="Calibri" w:cs="Calibri" w:eastAsia="Calibri" w:hAnsi="Calibri"/>
                <w:rtl w:val="0"/>
              </w:rPr>
              <w:t xml:space="preserve">- A Client Company User sees only Applications of the own Company.</w:t>
            </w:r>
          </w:p>
          <w:p w:rsidR="00000000" w:rsidDel="00000000" w:rsidP="00000000" w:rsidRDefault="00000000" w:rsidRPr="00000000" w14:paraId="000005B1">
            <w:pPr>
              <w:spacing w:after="40" w:lineRule="auto"/>
              <w:rPr>
                <w:rFonts w:ascii="Calibri" w:cs="Calibri" w:eastAsia="Calibri" w:hAnsi="Calibri"/>
              </w:rPr>
            </w:pPr>
            <w:r w:rsidDel="00000000" w:rsidR="00000000" w:rsidRPr="00000000">
              <w:rPr>
                <w:rFonts w:ascii="Calibri" w:cs="Calibri" w:eastAsia="Calibri" w:hAnsi="Calibri"/>
                <w:rtl w:val="0"/>
              </w:rPr>
              <w:t xml:space="preserve">- For Headhunt COD and CV Sourcing, the Client sees only shortlisted Candidates and contact details are masked (BR-20).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B2">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B3">
            <w:pPr>
              <w:spacing w:after="40" w:lineRule="auto"/>
              <w:rPr>
                <w:rFonts w:ascii="Calibri" w:cs="Calibri" w:eastAsia="Calibri" w:hAnsi="Calibri"/>
              </w:rPr>
            </w:pPr>
            <w:r w:rsidDel="00000000" w:rsidR="00000000" w:rsidRPr="00000000">
              <w:rPr>
                <w:rFonts w:ascii="Calibri" w:cs="Calibri" w:eastAsia="Calibri" w:hAnsi="Calibri"/>
                <w:rtl w:val="0"/>
              </w:rPr>
              <w:t xml:space="preserve">The reviewer can read the evaluation.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B4">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B5">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5B6">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5B7">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3.5.3 Screen Candidate</w:t>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B8">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B9">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BA">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BB">
            <w:pPr>
              <w:spacing w:after="40" w:lineRule="auto"/>
              <w:rPr>
                <w:rFonts w:ascii="Calibri" w:cs="Calibri" w:eastAsia="Calibri" w:hAnsi="Calibri"/>
              </w:rPr>
            </w:pPr>
            <w:r w:rsidDel="00000000" w:rsidR="00000000" w:rsidRPr="00000000">
              <w:rPr>
                <w:rFonts w:ascii="Calibri" w:cs="Calibri" w:eastAsia="Calibri" w:hAnsi="Calibri"/>
                <w:rtl w:val="0"/>
              </w:rPr>
              <w:t xml:space="preserve">The reviewer chooses Shortlist or Reject.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BC">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BD">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 (CV Application); Internal HR (Headhunt COD, CV Sourcing)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BE">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BF">
            <w:pPr>
              <w:spacing w:after="40" w:lineRule="auto"/>
              <w:rPr>
                <w:rFonts w:ascii="Calibri" w:cs="Calibri" w:eastAsia="Calibri" w:hAnsi="Calibri"/>
              </w:rPr>
            </w:pPr>
            <w:r w:rsidDel="00000000" w:rsidR="00000000" w:rsidRPr="00000000">
              <w:rPr>
                <w:rFonts w:ascii="Calibri" w:cs="Calibri" w:eastAsia="Calibri" w:hAnsi="Calibri"/>
                <w:rtl w:val="0"/>
              </w:rPr>
              <w:t xml:space="preserve">Records the human screening decision.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C0">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C1">
            <w:pPr>
              <w:spacing w:after="40" w:lineRule="auto"/>
              <w:rPr>
                <w:rFonts w:ascii="Calibri" w:cs="Calibri" w:eastAsia="Calibri" w:hAnsi="Calibri"/>
              </w:rPr>
            </w:pPr>
            <w:del w:id="9233" w:author="Lu (Claude)" w:date="2026-10-21T00:00:00Z">
              <w:r>
                <w:rPr>
                  <w:rFonts w:ascii="Calibri" w:cs="Calibri" w:eastAsia="Calibri" w:hAnsi="Calibri"/>
                  <w:rtl w:val="0"/>
                </w:rPr>
                <w:delText xml:space="preserve">The Application is SUBMITTED.</w:delText>
              </w:r>
            </w:del>
            <w:ins w:id="9234" w:author="Lu (Claude)" w:date="2026-10-21T00:00:00Z">
              <w:r>
                <w:rPr>
                  <w:rFonts w:ascii="Calibri" w:cs="Calibri" w:eastAsia="Calibri" w:hAnsi="Calibri"/>
                  <w:rtl w:val="0"/>
                </w:rPr>
                <w:t xml:space="preserve">The Application is SUBMITTED or SCREENING.</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C2">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C3">
            <w:pPr>
              <w:spacing w:after="40" w:lineRule="auto"/>
              <w:rPr>
                <w:rFonts w:ascii="Calibri" w:cs="Calibri" w:eastAsia="Calibri" w:hAnsi="Calibri"/>
              </w:rPr>
            </w:pPr>
            <w:del w:id="9235" w:author="Lu (Claude)" w:date="2026-10-21T00:00:00Z">
              <w:r>
                <w:rPr>
                  <w:rFonts w:ascii="Calibri" w:cs="Calibri" w:eastAsia="Calibri" w:hAnsi="Calibri"/>
                  <w:rtl w:val="0"/>
                </w:rPr>
                <w:delText xml:space="preserve">1. The reviewer examines the CV and the AI result.</w:delText>
              </w:r>
            </w:del>
            <w:ins w:id="9238" w:author="Lu (Claude)" w:date="2026-10-21T00:00:00Z">
              <w:r>
                <w:rPr>
                  <w:rFonts w:ascii="Calibri" w:cs="Calibri" w:eastAsia="Calibri" w:hAnsi="Calibri"/>
                  <w:rtl w:val="0"/>
                </w:rPr>
                <w:t xml:space="preserve">1. The reviewer examines the CV and the AI result. 2. The reviewer shortlists the Application (SHORTLISTED), keeps it as backup (BACKUP) or rejects it with a reason (REJECTED). 3. For CV Sourcing, Internal HR delivers a shortlisted CV to the Client, who accepts or rejects it within the review period. 4. The system records the status history and notifies the Candidate or the Affiliate.</w:t>
              </w:r>
            </w:ins>
          </w:p>
          <w:p w:rsidR="00000000" w:rsidDel="00000000" w:rsidP="00000000" w:rsidRDefault="00000000" w:rsidRPr="00000000" w14:paraId="000005C4">
            <w:pPr>
              <w:spacing w:after="40" w:lineRule="auto"/>
              <w:rPr>
                <w:rFonts w:ascii="Calibri" w:cs="Calibri" w:eastAsia="Calibri" w:hAnsi="Calibri"/>
              </w:rPr>
            </w:pPr>
            <w:del w:id="9236" w:author="Lu (Claude)" w:date="2026-10-21T00:00:00Z">
              <w:r>
                <w:rPr>
                  <w:rFonts w:ascii="Calibri" w:cs="Calibri" w:eastAsia="Calibri" w:hAnsi="Calibri"/>
                  <w:rtl w:val="0"/>
                </w:rPr>
                <w:delText xml:space="preserve">2. The reviewer shortlists the Application (status SHORTLISTED) or rejects it with a reason (status REJECTED).</w:delText>
              </w:r>
            </w:del>
          </w:p>
          <w:p w:rsidR="00000000" w:rsidDel="00000000" w:rsidP="00000000" w:rsidRDefault="00000000" w:rsidRPr="00000000" w14:paraId="000005C5">
            <w:pPr>
              <w:spacing w:after="40" w:lineRule="auto"/>
              <w:rPr>
                <w:rFonts w:ascii="Calibri" w:cs="Calibri" w:eastAsia="Calibri" w:hAnsi="Calibri"/>
              </w:rPr>
            </w:pPr>
            <w:del w:id="9237" w:author="Lu (Claude)" w:date="2026-10-21T00:00:00Z">
              <w:r>
                <w:rPr>
                  <w:rFonts w:ascii="Calibri" w:cs="Calibri" w:eastAsia="Calibri" w:hAnsi="Calibri"/>
                  <w:rtl w:val="0"/>
                </w:rPr>
                <w:delText xml:space="preserve">3. The system records the status history and notifies the Candidate or the Affiliate.</w:delText>
              </w:r>
            </w:del>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C6">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C7">
            <w:pPr>
              <w:spacing w:after="40" w:lineRule="auto"/>
              <w:rPr>
                <w:rFonts w:ascii="Calibri" w:cs="Calibri" w:eastAsia="Calibri" w:hAnsi="Calibri"/>
              </w:rPr>
            </w:pPr>
            <w:r w:rsidDel="00000000" w:rsidR="00000000" w:rsidRPr="00000000">
              <w:rPr>
                <w:rFonts w:ascii="Calibri" w:cs="Calibri" w:eastAsia="Calibri" w:hAnsi="Calibri"/>
                <w:rtl w:val="0"/>
              </w:rPr>
              <w:t xml:space="preserve">- The reviewer role depends on the Service Type (BR-19).</w:t>
            </w:r>
          </w:p>
          <w:p w:rsidR="00000000" w:rsidDel="00000000" w:rsidP="00000000" w:rsidRDefault="00000000" w:rsidRPr="00000000" w14:paraId="000005C8">
            <w:pPr>
              <w:spacing w:after="40" w:lineRule="auto"/>
              <w:rPr>
                <w:rFonts w:ascii="Calibri" w:cs="Calibri" w:eastAsia="Calibri" w:hAnsi="Calibri"/>
              </w:rPr>
            </w:pPr>
            <w:r w:rsidDel="00000000" w:rsidR="00000000" w:rsidRPr="00000000">
              <w:rPr>
                <w:rFonts w:ascii="Calibri" w:cs="Calibri" w:eastAsia="Calibri" w:hAnsi="Calibri"/>
                <w:rtl w:val="0"/>
              </w:rPr>
              <w:t xml:space="preserve">- A rejection requires a reason (MSG18).</w:t>
            </w:r>
          </w:p>
          <w:p w:rsidR="00000000" w:rsidDel="00000000" w:rsidP="00000000" w:rsidRDefault="00000000" w:rsidRPr="00000000" w14:paraId="000005C9">
            <w:pPr>
              <w:spacing w:after="40" w:lineRule="auto"/>
              <w:rPr>
                <w:rFonts w:ascii="Calibri" w:cs="Calibri" w:eastAsia="Calibri" w:hAnsi="Calibri"/>
              </w:rPr>
            </w:pPr>
            <w:r w:rsidDel="00000000" w:rsidR="00000000" w:rsidRPr="00000000">
              <w:rPr>
                <w:rFonts w:ascii="Calibri" w:cs="Calibri" w:eastAsia="Calibri" w:hAnsi="Calibri"/>
                <w:rtl w:val="0"/>
              </w:rPr>
              <w:t xml:space="preserve">- Missing evidence for a requirement is a screening matter; it does not make the Submission a duplicate or invalid.</w:t>
            </w:r>
          </w:p>
          <w:p w:rsidR="00000000" w:rsidDel="00000000" w:rsidP="00000000" w:rsidRDefault="00000000" w:rsidRPr="00000000" w14:paraId="000005CA">
            <w:pPr>
              <w:spacing w:after="40" w:lineRule="auto"/>
              <w:rPr>
                <w:rFonts w:ascii="Calibri" w:cs="Calibri" w:eastAsia="Calibri" w:hAnsi="Calibri"/>
              </w:rPr>
            </w:pPr>
            <w:r w:rsidDel="00000000" w:rsidR="00000000" w:rsidRPr="00000000">
              <w:rPr>
                <w:rFonts w:ascii="Calibri" w:cs="Calibri" w:eastAsia="Calibri" w:hAnsi="Calibri"/>
                <w:rtl w:val="0"/>
              </w:rPr>
              <w:t xml:space="preserve">- Screening is allowed even when the AI evaluation has failed.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CB">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CC">
            <w:pPr>
              <w:spacing w:after="40" w:lineRule="auto"/>
              <w:rPr>
                <w:rFonts w:ascii="Calibri" w:cs="Calibri" w:eastAsia="Calibri" w:hAnsi="Calibri"/>
              </w:rPr>
            </w:pPr>
            <w:r w:rsidDel="00000000" w:rsidR="00000000" w:rsidRPr="00000000">
              <w:rPr>
                <w:rFonts w:ascii="Calibri" w:cs="Calibri" w:eastAsia="Calibri" w:hAnsi="Calibri"/>
                <w:rtl w:val="0"/>
              </w:rPr>
              <w:t xml:space="preserve">The Application is SHORTLISTED and can proceed to Interview, or REJECTED.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CD">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CE">
            <w:pPr>
              <w:spacing w:after="40" w:lineRule="auto"/>
              <w:rPr>
                <w:rFonts w:ascii="Calibri" w:cs="Calibri" w:eastAsia="Calibri" w:hAnsi="Calibri"/>
              </w:rPr>
            </w:pPr>
            <w:del w:id="9239" w:author="Lu (Claude)" w:date="2026-10-21T00:00:00Z">
              <w:r>
                <w:rPr>
                  <w:rFonts w:ascii="Calibri" w:cs="Calibri" w:eastAsia="Calibri" w:hAnsi="Calibri"/>
                  <w:rtl w:val="0"/>
                </w:rPr>
                <w:delText xml:space="preserve">Planned (not yet implemented)</w:delText>
              </w:r>
            </w:del>
            <w:ins w:id="9240" w:author="Lu (Claude)" w:date="2026-10-21T00:00:00Z">
              <w:r>
                <w:rPr>
                  <w:rFonts w:ascii="Calibri" w:cs="Calibri" w:eastAsia="Calibri" w:hAnsi="Calibri"/>
                  <w:rtl w:val="0"/>
                </w:rPr>
                <w:t xml:space="preserve">Implemented in backend</w:t>
              </w:r>
            </w:ins>
          </w:p>
        </w:tc>
      </w:tr>
    </w:tbl>
    <w:p w:rsidR="00000000" w:rsidDel="00000000" w:rsidP="00000000" w:rsidRDefault="00000000" w:rsidRPr="00000000" w14:paraId="000005CF">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5D0">
      <w:pPr>
        <w:pStyle w:val="Heading3"/>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3.6 Interview, Offer and Placement</w:t>
      </w:r>
    </w:p>
    <w:p w:rsidR="00000000" w:rsidDel="00000000" w:rsidP="00000000" w:rsidRDefault="00000000" w:rsidRPr="00000000" w14:paraId="000005D1">
      <w:pPr>
        <w:spacing w:after="120" w:lineRule="auto"/>
        <w:rPr>
          <w:rFonts w:ascii="Calibri" w:cs="Calibri" w:eastAsia="Calibri" w:hAnsi="Calibri"/>
        </w:rPr>
      </w:pPr>
      <w:r w:rsidDel="00000000" w:rsidR="00000000" w:rsidRPr="00000000">
        <w:rPr>
          <w:rFonts w:ascii="Calibri" w:cs="Calibri" w:eastAsia="Calibri" w:hAnsi="Calibri"/>
          <w:rtl w:val="0"/>
        </w:rPr>
        <w:t xml:space="preserve">This feature covers Main Flow MF-04. The Client Company owns every hiring step. Internal HR does not schedule Interviews, record results or create Offers.</w:t>
      </w:r>
    </w:p>
    <w:p w:rsidR="00000000" w:rsidDel="00000000" w:rsidP="00000000" w:rsidRDefault="00000000" w:rsidRPr="00000000" w14:paraId="000005D2">
      <w:pPr>
        <w:spacing w:after="60" w:before="12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715000" cy="4181475"/>
            <wp:effectExtent b="0" l="0" r="0" t="0"/>
            <wp:docPr id="6"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7150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spacing w:after="16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Figure 3.6. Activity Diagram: Interview, Offer and Placement</w:t>
      </w:r>
      <w:r w:rsidDel="00000000" w:rsidR="00000000" w:rsidRPr="00000000">
        <w:rPr>
          <w:rtl w:val="0"/>
        </w:rPr>
      </w:r>
    </w:p>
    <w:p w:rsidR="00000000" w:rsidDel="00000000" w:rsidP="00000000" w:rsidRDefault="00000000" w:rsidRPr="00000000" w14:paraId="000005D4">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3.6.1 Manage Interview</w:t>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D5">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D6">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D7">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D8">
            <w:pPr>
              <w:spacing w:after="40" w:lineRule="auto"/>
              <w:rPr>
                <w:rFonts w:ascii="Calibri" w:cs="Calibri" w:eastAsia="Calibri" w:hAnsi="Calibri"/>
              </w:rPr>
            </w:pPr>
            <w:r w:rsidDel="00000000" w:rsidR="00000000" w:rsidRPr="00000000">
              <w:rPr>
                <w:rFonts w:ascii="Calibri" w:cs="Calibri" w:eastAsia="Calibri" w:hAnsi="Calibri"/>
                <w:rtl w:val="0"/>
              </w:rPr>
              <w:t xml:space="preserve">The Client Company User chooses "Schedule Interview" for a shortlisted Application.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D9">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DA">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DB">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DC">
            <w:pPr>
              <w:spacing w:after="40" w:lineRule="auto"/>
              <w:rPr>
                <w:rFonts w:ascii="Calibri" w:cs="Calibri" w:eastAsia="Calibri" w:hAnsi="Calibri"/>
              </w:rPr>
            </w:pPr>
            <w:r w:rsidDel="00000000" w:rsidR="00000000" w:rsidRPr="00000000">
              <w:rPr>
                <w:rFonts w:ascii="Calibri" w:cs="Calibri" w:eastAsia="Calibri" w:hAnsi="Calibri"/>
                <w:rtl w:val="0"/>
              </w:rPr>
              <w:t xml:space="preserve">Schedules and maintains Interviews.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DD">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DE">
            <w:pPr>
              <w:spacing w:after="40" w:lineRule="auto"/>
              <w:rPr>
                <w:rFonts w:ascii="Calibri" w:cs="Calibri" w:eastAsia="Calibri" w:hAnsi="Calibri"/>
              </w:rPr>
            </w:pPr>
            <w:r w:rsidDel="00000000" w:rsidR="00000000" w:rsidRPr="00000000">
              <w:rPr>
                <w:rFonts w:ascii="Calibri" w:cs="Calibri" w:eastAsia="Calibri" w:hAnsi="Calibri"/>
                <w:rtl w:val="0"/>
              </w:rPr>
              <w:t xml:space="preserve">The Application is SHORTLISTED or INTERVIEW and belongs to the user's Company.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DF">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E0">
            <w:pPr>
              <w:spacing w:after="40" w:lineRule="auto"/>
              <w:rPr>
                <w:rFonts w:ascii="Calibri" w:cs="Calibri" w:eastAsia="Calibri" w:hAnsi="Calibri"/>
              </w:rPr>
            </w:pPr>
            <w:r w:rsidDel="00000000" w:rsidR="00000000" w:rsidRPr="00000000">
              <w:rPr>
                <w:rFonts w:ascii="Calibri" w:cs="Calibri" w:eastAsia="Calibri" w:hAnsi="Calibri"/>
                <w:rtl w:val="0"/>
              </w:rPr>
              <w:t xml:space="preserve">1. The user enters time, duration, round and participants.</w:t>
            </w:r>
          </w:p>
          <w:p w:rsidR="00000000" w:rsidDel="00000000" w:rsidP="00000000" w:rsidRDefault="00000000" w:rsidRPr="00000000" w14:paraId="000005E1">
            <w:pPr>
              <w:spacing w:after="40" w:lineRule="auto"/>
              <w:rPr>
                <w:rFonts w:ascii="Calibri" w:cs="Calibri" w:eastAsia="Calibri" w:hAnsi="Calibri"/>
              </w:rPr>
            </w:pPr>
            <w:r w:rsidDel="00000000" w:rsidR="00000000" w:rsidRPr="00000000">
              <w:rPr>
                <w:rFonts w:ascii="Calibri" w:cs="Calibri" w:eastAsia="Calibri" w:hAnsi="Calibri"/>
                <w:rtl w:val="0"/>
              </w:rPr>
              <w:t xml:space="preserve">2. The system saves the Interview as SCHEDULED and sets the Application to INTERVIEW.</w:t>
            </w:r>
          </w:p>
          <w:p w:rsidR="00000000" w:rsidDel="00000000" w:rsidP="00000000" w:rsidRDefault="00000000" w:rsidRPr="00000000" w14:paraId="000005E2">
            <w:pPr>
              <w:spacing w:after="40" w:lineRule="auto"/>
              <w:rPr>
                <w:rFonts w:ascii="Calibri" w:cs="Calibri" w:eastAsia="Calibri" w:hAnsi="Calibri"/>
              </w:rPr>
            </w:pPr>
            <w:r w:rsidDel="00000000" w:rsidR="00000000" w:rsidRPr="00000000">
              <w:rPr>
                <w:rFonts w:ascii="Calibri" w:cs="Calibri" w:eastAsia="Calibri" w:hAnsi="Calibri"/>
                <w:rtl w:val="0"/>
              </w:rPr>
              <w:t xml:space="preserve">3. The user can update, reschedule or cancel the Interview, or record a no-show.</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E3">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E4">
            <w:pPr>
              <w:spacing w:after="40" w:lineRule="auto"/>
              <w:rPr>
                <w:rFonts w:ascii="Calibri" w:cs="Calibri" w:eastAsia="Calibri" w:hAnsi="Calibri"/>
              </w:rPr>
            </w:pPr>
            <w:r w:rsidDel="00000000" w:rsidR="00000000" w:rsidRPr="00000000">
              <w:rPr>
                <w:rFonts w:ascii="Calibri" w:cs="Calibri" w:eastAsia="Calibri" w:hAnsi="Calibri"/>
                <w:rtl w:val="0"/>
              </w:rPr>
              <w:t xml:space="preserve">- The time must be in the future; duration must be between 1 and 480 minutes (MSG19).</w:t>
            </w:r>
          </w:p>
          <w:p w:rsidR="00000000" w:rsidDel="00000000" w:rsidP="00000000" w:rsidRDefault="00000000" w:rsidRPr="00000000" w14:paraId="000005E5">
            <w:pPr>
              <w:spacing w:after="40" w:lineRule="auto"/>
              <w:rPr>
                <w:rFonts w:ascii="Calibri" w:cs="Calibri" w:eastAsia="Calibri" w:hAnsi="Calibri"/>
              </w:rPr>
            </w:pPr>
            <w:r w:rsidDel="00000000" w:rsidR="00000000" w:rsidRPr="00000000">
              <w:rPr>
                <w:rFonts w:ascii="Calibri" w:cs="Calibri" w:eastAsia="Calibri" w:hAnsi="Calibri"/>
                <w:rtl w:val="0"/>
              </w:rPr>
              <w:t xml:space="preserve">- An Application can have only one pending Interview at a time (MSG20).</w:t>
            </w:r>
          </w:p>
          <w:p w:rsidR="00000000" w:rsidDel="00000000" w:rsidP="00000000" w:rsidRDefault="00000000" w:rsidRPr="00000000" w14:paraId="000005E6">
            <w:pPr>
              <w:spacing w:after="40" w:lineRule="auto"/>
              <w:rPr>
                <w:rFonts w:ascii="Calibri" w:cs="Calibri" w:eastAsia="Calibri" w:hAnsi="Calibri"/>
              </w:rPr>
            </w:pPr>
            <w:r w:rsidDel="00000000" w:rsidR="00000000" w:rsidRPr="00000000">
              <w:rPr>
                <w:rFonts w:ascii="Calibri" w:cs="Calibri" w:eastAsia="Calibri" w:hAnsi="Calibri"/>
                <w:rtl w:val="0"/>
              </w:rPr>
              <w:t xml:space="preserve">- Round numbers are unique per Application.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E7">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E8">
            <w:pPr>
              <w:spacing w:after="40" w:lineRule="auto"/>
              <w:rPr>
                <w:rFonts w:ascii="Calibri" w:cs="Calibri" w:eastAsia="Calibri" w:hAnsi="Calibri"/>
              </w:rPr>
            </w:pPr>
            <w:r w:rsidDel="00000000" w:rsidR="00000000" w:rsidRPr="00000000">
              <w:rPr>
                <w:rFonts w:ascii="Calibri" w:cs="Calibri" w:eastAsia="Calibri" w:hAnsi="Calibri"/>
                <w:rtl w:val="0"/>
              </w:rPr>
              <w:t xml:space="preserve">An Interview is scheduled and the Candidate can see it.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E9">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EA">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5EB">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5EC">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3.6.2 Record Interview Result</w:t>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ED">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5EE">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EF">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F0">
            <w:pPr>
              <w:spacing w:after="40" w:lineRule="auto"/>
              <w:rPr>
                <w:rFonts w:ascii="Calibri" w:cs="Calibri" w:eastAsia="Calibri" w:hAnsi="Calibri"/>
              </w:rPr>
            </w:pPr>
            <w:r w:rsidDel="00000000" w:rsidR="00000000" w:rsidRPr="00000000">
              <w:rPr>
                <w:rFonts w:ascii="Calibri" w:cs="Calibri" w:eastAsia="Calibri" w:hAnsi="Calibri"/>
                <w:rtl w:val="0"/>
              </w:rPr>
              <w:t xml:space="preserve">The Client Company User records the result after the Interview.</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F1">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F2">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F3">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F4">
            <w:pPr>
              <w:spacing w:after="40" w:lineRule="auto"/>
              <w:rPr>
                <w:rFonts w:ascii="Calibri" w:cs="Calibri" w:eastAsia="Calibri" w:hAnsi="Calibri"/>
              </w:rPr>
            </w:pPr>
            <w:r w:rsidDel="00000000" w:rsidR="00000000" w:rsidRPr="00000000">
              <w:rPr>
                <w:rFonts w:ascii="Calibri" w:cs="Calibri" w:eastAsia="Calibri" w:hAnsi="Calibri"/>
                <w:rtl w:val="0"/>
              </w:rPr>
              <w:t xml:space="preserve">Records PASS, FAIL or BACKUP and decides on backup Candidates.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F5">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F6">
            <w:pPr>
              <w:spacing w:after="40" w:lineRule="auto"/>
              <w:rPr>
                <w:rFonts w:ascii="Calibri" w:cs="Calibri" w:eastAsia="Calibri" w:hAnsi="Calibri"/>
              </w:rPr>
            </w:pPr>
            <w:r w:rsidDel="00000000" w:rsidR="00000000" w:rsidRPr="00000000">
              <w:rPr>
                <w:rFonts w:ascii="Calibri" w:cs="Calibri" w:eastAsia="Calibri" w:hAnsi="Calibri"/>
                <w:rtl w:val="0"/>
              </w:rPr>
              <w:t xml:space="preserve">The Interview is SCHEDULED.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F7">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F8">
            <w:pPr>
              <w:spacing w:after="40" w:lineRule="auto"/>
              <w:rPr>
                <w:rFonts w:ascii="Calibri" w:cs="Calibri" w:eastAsia="Calibri" w:hAnsi="Calibri"/>
              </w:rPr>
            </w:pPr>
            <w:del w:id="9241" w:author="Lu (Claude)" w:date="2026-10-21T00:00:00Z">
              <w:r>
                <w:rPr>
                  <w:rFonts w:ascii="Calibri" w:cs="Calibri" w:eastAsia="Calibri" w:hAnsi="Calibri"/>
                  <w:rtl w:val="0"/>
                </w:rPr>
                <w:delText xml:space="preserve">1. The user selects the result and enters feedback.</w:delText>
              </w:r>
            </w:del>
            <w:ins w:id="9244" w:author="Lu (Claude)" w:date="2026-10-21T00:00:00Z">
              <w:r>
                <w:rPr>
                  <w:rFonts w:ascii="Calibri" w:cs="Calibri" w:eastAsia="Calibri" w:hAnsi="Calibri"/>
                  <w:rtl w:val="0"/>
                </w:rPr>
                <w:t xml:space="preserve">1. The user selects the result, the next step and feedback. 2. PASS moves the Application to OFFER_PENDING when it is the final round or the next step is Make Offer; FAIL ends it as INTERVIEW_FAILED when it is the final round or the next step is Reject; otherwise another round can be scheduled. BACKUP sets BACKUP. 3. For a BACKUP Application, the user later selects it (OFFER_PENDING) or not (BACKUP_NOT_SELECTED).</w:t>
              </w:r>
            </w:ins>
          </w:p>
          <w:p w:rsidR="00000000" w:rsidDel="00000000" w:rsidP="00000000" w:rsidRDefault="00000000" w:rsidRPr="00000000" w14:paraId="000005F9">
            <w:pPr>
              <w:spacing w:after="40" w:lineRule="auto"/>
              <w:rPr>
                <w:rFonts w:ascii="Calibri" w:cs="Calibri" w:eastAsia="Calibri" w:hAnsi="Calibri"/>
              </w:rPr>
            </w:pPr>
            <w:del w:id="9242" w:author="Lu (Claude)" w:date="2026-10-21T00:00:00Z">
              <w:r>
                <w:rPr>
                  <w:rFonts w:ascii="Calibri" w:cs="Calibri" w:eastAsia="Calibri" w:hAnsi="Calibri"/>
                  <w:rtl w:val="0"/>
                </w:rPr>
                <w:delText xml:space="preserve">2. PASS sets the Application to OFFER_PENDING; FAIL to INTERVIEW_FAILED; BACKUP to BACKUP.</w:delText>
              </w:r>
            </w:del>
          </w:p>
          <w:p w:rsidR="00000000" w:rsidDel="00000000" w:rsidP="00000000" w:rsidRDefault="00000000" w:rsidRPr="00000000" w14:paraId="000005FA">
            <w:pPr>
              <w:spacing w:after="40" w:lineRule="auto"/>
              <w:rPr>
                <w:rFonts w:ascii="Calibri" w:cs="Calibri" w:eastAsia="Calibri" w:hAnsi="Calibri"/>
              </w:rPr>
            </w:pPr>
            <w:del w:id="9243" w:author="Lu (Claude)" w:date="2026-10-21T00:00:00Z">
              <w:r>
                <w:rPr>
                  <w:rFonts w:ascii="Calibri" w:cs="Calibri" w:eastAsia="Calibri" w:hAnsi="Calibri"/>
                  <w:rtl w:val="0"/>
                </w:rPr>
                <w:delText xml:space="preserve">3. For a BACKUP Application, the user later selects it (OFFER_PENDING) or not (BACKUP_NOT_SELECTED).</w:delText>
              </w:r>
            </w:del>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FB">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FC">
            <w:pPr>
              <w:spacing w:after="40" w:lineRule="auto"/>
              <w:rPr>
                <w:rFonts w:ascii="Calibri" w:cs="Calibri" w:eastAsia="Calibri" w:hAnsi="Calibri"/>
              </w:rPr>
            </w:pPr>
            <w:r w:rsidDel="00000000" w:rsidR="00000000" w:rsidRPr="00000000">
              <w:rPr>
                <w:rFonts w:ascii="Calibri" w:cs="Calibri" w:eastAsia="Calibri" w:hAnsi="Calibri"/>
                <w:rtl w:val="0"/>
              </w:rPr>
              <w:t xml:space="preserve">- INTERVIEW_FAILED and BACKUP_NOT_SELECTED are final (BR-21).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FD">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FE">
            <w:pPr>
              <w:spacing w:after="40" w:lineRule="auto"/>
              <w:rPr>
                <w:rFonts w:ascii="Calibri" w:cs="Calibri" w:eastAsia="Calibri" w:hAnsi="Calibri"/>
              </w:rPr>
            </w:pPr>
            <w:r w:rsidDel="00000000" w:rsidR="00000000" w:rsidRPr="00000000">
              <w:rPr>
                <w:rFonts w:ascii="Calibri" w:cs="Calibri" w:eastAsia="Calibri" w:hAnsi="Calibri"/>
                <w:rtl w:val="0"/>
              </w:rPr>
              <w:t xml:space="preserve">The Application moves to the Offer stage or ends.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5FF">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00">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601">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602">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3.6.3 Manage Offer</w:t>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03">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04">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05">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06">
            <w:pPr>
              <w:spacing w:after="40" w:lineRule="auto"/>
              <w:rPr>
                <w:rFonts w:ascii="Calibri" w:cs="Calibri" w:eastAsia="Calibri" w:hAnsi="Calibri"/>
              </w:rPr>
            </w:pPr>
            <w:r w:rsidDel="00000000" w:rsidR="00000000" w:rsidRPr="00000000">
              <w:rPr>
                <w:rFonts w:ascii="Calibri" w:cs="Calibri" w:eastAsia="Calibri" w:hAnsi="Calibri"/>
                <w:rtl w:val="0"/>
              </w:rPr>
              <w:t xml:space="preserve">The Client Company User creates an Offer for an Application in OFFER_PENDING.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07">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08">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09">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0A">
            <w:pPr>
              <w:spacing w:after="40" w:lineRule="auto"/>
              <w:rPr>
                <w:rFonts w:ascii="Calibri" w:cs="Calibri" w:eastAsia="Calibri" w:hAnsi="Calibri"/>
              </w:rPr>
            </w:pPr>
            <w:r w:rsidDel="00000000" w:rsidR="00000000" w:rsidRPr="00000000">
              <w:rPr>
                <w:rFonts w:ascii="Calibri" w:cs="Calibri" w:eastAsia="Calibri" w:hAnsi="Calibri"/>
                <w:rtl w:val="0"/>
              </w:rPr>
              <w:t xml:space="preserve">Creates, updates, sends and withdraws Offers.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0B">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0C">
            <w:pPr>
              <w:spacing w:after="40" w:lineRule="auto"/>
              <w:rPr>
                <w:rFonts w:ascii="Calibri" w:cs="Calibri" w:eastAsia="Calibri" w:hAnsi="Calibri"/>
              </w:rPr>
            </w:pPr>
            <w:r w:rsidDel="00000000" w:rsidR="00000000" w:rsidRPr="00000000">
              <w:rPr>
                <w:rFonts w:ascii="Calibri" w:cs="Calibri" w:eastAsia="Calibri" w:hAnsi="Calibri"/>
                <w:rtl w:val="0"/>
              </w:rPr>
              <w:t xml:space="preserve">The Application is OFFER_PENDING.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0D">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0E">
            <w:pPr>
              <w:spacing w:after="40" w:lineRule="auto"/>
              <w:rPr>
                <w:rFonts w:ascii="Calibri" w:cs="Calibri" w:eastAsia="Calibri" w:hAnsi="Calibri"/>
              </w:rPr>
            </w:pPr>
            <w:r w:rsidDel="00000000" w:rsidR="00000000" w:rsidRPr="00000000">
              <w:rPr>
                <w:rFonts w:ascii="Calibri" w:cs="Calibri" w:eastAsia="Calibri" w:hAnsi="Calibri"/>
                <w:rtl w:val="0"/>
              </w:rPr>
              <w:t xml:space="preserve">1. The user creates an Offer draft with salary and terms.</w:t>
            </w:r>
          </w:p>
          <w:p w:rsidR="00000000" w:rsidDel="00000000" w:rsidP="00000000" w:rsidRDefault="00000000" w:rsidRPr="00000000" w14:paraId="0000060F">
            <w:pPr>
              <w:spacing w:after="40" w:lineRule="auto"/>
              <w:rPr>
                <w:rFonts w:ascii="Calibri" w:cs="Calibri" w:eastAsia="Calibri" w:hAnsi="Calibri"/>
              </w:rPr>
            </w:pPr>
            <w:r w:rsidDel="00000000" w:rsidR="00000000" w:rsidRPr="00000000">
              <w:rPr>
                <w:rFonts w:ascii="Calibri" w:cs="Calibri" w:eastAsia="Calibri" w:hAnsi="Calibri"/>
                <w:rtl w:val="0"/>
              </w:rPr>
              <w:t xml:space="preserve">2. The user sends the Offer; status becomes SENT and the Candidate is notified.</w:t>
            </w:r>
          </w:p>
          <w:p w:rsidR="00000000" w:rsidDel="00000000" w:rsidP="00000000" w:rsidRDefault="00000000" w:rsidRPr="00000000" w14:paraId="00000610">
            <w:pPr>
              <w:spacing w:after="40" w:lineRule="auto"/>
              <w:rPr>
                <w:rFonts w:ascii="Calibri" w:cs="Calibri" w:eastAsia="Calibri" w:hAnsi="Calibri"/>
              </w:rPr>
            </w:pPr>
            <w:r w:rsidDel="00000000" w:rsidR="00000000" w:rsidRPr="00000000">
              <w:rPr>
                <w:rFonts w:ascii="Calibri" w:cs="Calibri" w:eastAsia="Calibri" w:hAnsi="Calibri"/>
                <w:rtl w:val="0"/>
              </w:rPr>
              <w:t xml:space="preserve">3. The user may withdraw a sent Offer with a reason; the Application returns to OFFER_PENDING.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11">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12">
            <w:pPr>
              <w:spacing w:after="40" w:lineRule="auto"/>
              <w:rPr>
                <w:rFonts w:ascii="Calibri" w:cs="Calibri" w:eastAsia="Calibri" w:hAnsi="Calibri"/>
              </w:rPr>
            </w:pPr>
            <w:r w:rsidDel="00000000" w:rsidR="00000000" w:rsidRPr="00000000">
              <w:rPr>
                <w:rFonts w:ascii="Calibri" w:cs="Calibri" w:eastAsia="Calibri" w:hAnsi="Calibri"/>
                <w:rtl w:val="0"/>
              </w:rPr>
              <w:t xml:space="preserve">- The agreed salary is required because it is the basis of the Headhunt COD service fee.</w:t>
            </w:r>
          </w:p>
          <w:p w:rsidR="00000000" w:rsidDel="00000000" w:rsidP="00000000" w:rsidRDefault="00000000" w:rsidRPr="00000000" w14:paraId="00000613">
            <w:pPr>
              <w:spacing w:after="40" w:lineRule="auto"/>
              <w:rPr>
                <w:rFonts w:ascii="Calibri" w:cs="Calibri" w:eastAsia="Calibri" w:hAnsi="Calibri"/>
              </w:rPr>
            </w:pPr>
            <w:r w:rsidDel="00000000" w:rsidR="00000000" w:rsidRPr="00000000">
              <w:rPr>
                <w:rFonts w:ascii="Calibri" w:cs="Calibri" w:eastAsia="Calibri" w:hAnsi="Calibri"/>
                <w:rtl w:val="0"/>
              </w:rPr>
              <w:t xml:space="preserve">- An accepted Offer cannot be withdrawn (MSG21).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14">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15">
            <w:pPr>
              <w:spacing w:after="40" w:lineRule="auto"/>
              <w:rPr>
                <w:rFonts w:ascii="Calibri" w:cs="Calibri" w:eastAsia="Calibri" w:hAnsi="Calibri"/>
              </w:rPr>
            </w:pPr>
            <w:r w:rsidDel="00000000" w:rsidR="00000000" w:rsidRPr="00000000">
              <w:rPr>
                <w:rFonts w:ascii="Calibri" w:cs="Calibri" w:eastAsia="Calibri" w:hAnsi="Calibri"/>
                <w:rtl w:val="0"/>
              </w:rPr>
              <w:t xml:space="preserve">An Offer is SENT, or WITHDRAWN.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16">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17">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618">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619">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3.6.4 Respond to Offer</w:t>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1A">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1B">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1C">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1D">
            <w:pPr>
              <w:spacing w:after="40" w:lineRule="auto"/>
              <w:rPr>
                <w:rFonts w:ascii="Calibri" w:cs="Calibri" w:eastAsia="Calibri" w:hAnsi="Calibri"/>
              </w:rPr>
            </w:pPr>
            <w:r w:rsidDel="00000000" w:rsidR="00000000" w:rsidRPr="00000000">
              <w:rPr>
                <w:rFonts w:ascii="Calibri" w:cs="Calibri" w:eastAsia="Calibri" w:hAnsi="Calibri"/>
                <w:rtl w:val="0"/>
              </w:rPr>
              <w:t xml:space="preserve">The Candidate opens Offer Detail.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1E">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1F">
            <w:pPr>
              <w:spacing w:after="40" w:lineRule="auto"/>
              <w:rPr>
                <w:rFonts w:ascii="Calibri" w:cs="Calibri" w:eastAsia="Calibri" w:hAnsi="Calibri"/>
              </w:rPr>
            </w:pPr>
            <w:r w:rsidDel="00000000" w:rsidR="00000000" w:rsidRPr="00000000">
              <w:rPr>
                <w:rFonts w:ascii="Calibri" w:cs="Calibri" w:eastAsia="Calibri" w:hAnsi="Calibri"/>
                <w:rtl w:val="0"/>
              </w:rPr>
              <w:t xml:space="preserve">Candidate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20">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21">
            <w:pPr>
              <w:spacing w:after="40" w:lineRule="auto"/>
              <w:rPr>
                <w:rFonts w:ascii="Calibri" w:cs="Calibri" w:eastAsia="Calibri" w:hAnsi="Calibri"/>
              </w:rPr>
            </w:pPr>
            <w:r w:rsidDel="00000000" w:rsidR="00000000" w:rsidRPr="00000000">
              <w:rPr>
                <w:rFonts w:ascii="Calibri" w:cs="Calibri" w:eastAsia="Calibri" w:hAnsi="Calibri"/>
                <w:rtl w:val="0"/>
              </w:rPr>
              <w:t xml:space="preserve">Accepts or declines an Offer.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22">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23">
            <w:pPr>
              <w:spacing w:after="40" w:lineRule="auto"/>
              <w:rPr>
                <w:rFonts w:ascii="Calibri" w:cs="Calibri" w:eastAsia="Calibri" w:hAnsi="Calibri"/>
              </w:rPr>
            </w:pPr>
            <w:r w:rsidDel="00000000" w:rsidR="00000000" w:rsidRPr="00000000">
              <w:rPr>
                <w:rFonts w:ascii="Calibri" w:cs="Calibri" w:eastAsia="Calibri" w:hAnsi="Calibri"/>
                <w:rtl w:val="0"/>
              </w:rPr>
              <w:t xml:space="preserve">The Offer is SENT and not expired.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24">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25">
            <w:pPr>
              <w:spacing w:after="40" w:lineRule="auto"/>
              <w:rPr>
                <w:rFonts w:ascii="Calibri" w:cs="Calibri" w:eastAsia="Calibri" w:hAnsi="Calibri"/>
              </w:rPr>
            </w:pPr>
            <w:r w:rsidDel="00000000" w:rsidR="00000000" w:rsidRPr="00000000">
              <w:rPr>
                <w:rFonts w:ascii="Calibri" w:cs="Calibri" w:eastAsia="Calibri" w:hAnsi="Calibri"/>
                <w:rtl w:val="0"/>
              </w:rPr>
              <w:t xml:space="preserve">1. The Candidate reviews the Offer.</w:t>
            </w:r>
          </w:p>
          <w:p w:rsidR="00000000" w:rsidDel="00000000" w:rsidP="00000000" w:rsidRDefault="00000000" w:rsidRPr="00000000" w14:paraId="00000626">
            <w:pPr>
              <w:spacing w:after="40" w:lineRule="auto"/>
              <w:rPr>
                <w:rFonts w:ascii="Calibri" w:cs="Calibri" w:eastAsia="Calibri" w:hAnsi="Calibri"/>
              </w:rPr>
            </w:pPr>
            <w:r w:rsidDel="00000000" w:rsidR="00000000" w:rsidRPr="00000000">
              <w:rPr>
                <w:rFonts w:ascii="Calibri" w:cs="Calibri" w:eastAsia="Calibri" w:hAnsi="Calibri"/>
                <w:rtl w:val="0"/>
              </w:rPr>
              <w:t xml:space="preserve">2. Accept sets the Offer to ACCEPTED and the Application to OFFER_ACCEPTED.</w:t>
            </w:r>
          </w:p>
          <w:p w:rsidR="00000000" w:rsidDel="00000000" w:rsidP="00000000" w:rsidRDefault="00000000" w:rsidRPr="00000000" w14:paraId="00000627">
            <w:pPr>
              <w:spacing w:after="40" w:lineRule="auto"/>
              <w:rPr>
                <w:rFonts w:ascii="Calibri" w:cs="Calibri" w:eastAsia="Calibri" w:hAnsi="Calibri"/>
              </w:rPr>
            </w:pPr>
            <w:r w:rsidDel="00000000" w:rsidR="00000000" w:rsidRPr="00000000">
              <w:rPr>
                <w:rFonts w:ascii="Calibri" w:cs="Calibri" w:eastAsia="Calibri" w:hAnsi="Calibri"/>
                <w:rtl w:val="0"/>
              </w:rPr>
              <w:t xml:space="preserve">3. Decline sets the Offer to DECLINED and the Application to OFFER_DECLINED.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28">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29">
            <w:pPr>
              <w:spacing w:after="40" w:lineRule="auto"/>
              <w:rPr>
                <w:rFonts w:ascii="Calibri" w:cs="Calibri" w:eastAsia="Calibri" w:hAnsi="Calibri"/>
              </w:rPr>
            </w:pPr>
            <w:r w:rsidDel="00000000" w:rsidR="00000000" w:rsidRPr="00000000">
              <w:rPr>
                <w:rFonts w:ascii="Calibri" w:cs="Calibri" w:eastAsia="Calibri" w:hAnsi="Calibri"/>
                <w:rtl w:val="0"/>
              </w:rPr>
              <w:t xml:space="preserve">- An Offer not answered before its expiry becomes EXPIRED.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2A">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2B">
            <w:pPr>
              <w:spacing w:after="40" w:lineRule="auto"/>
              <w:rPr>
                <w:rFonts w:ascii="Calibri" w:cs="Calibri" w:eastAsia="Calibri" w:hAnsi="Calibri"/>
              </w:rPr>
            </w:pPr>
            <w:r w:rsidDel="00000000" w:rsidR="00000000" w:rsidRPr="00000000">
              <w:rPr>
                <w:rFonts w:ascii="Calibri" w:cs="Calibri" w:eastAsia="Calibri" w:hAnsi="Calibri"/>
                <w:rtl w:val="0"/>
              </w:rPr>
              <w:t xml:space="preserve">The Offer is ACCEPTED or DECLINED.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2C">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2D">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62E">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62F">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3.6.5 Confirm Start Work</w:t>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30">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31">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32">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33">
            <w:pPr>
              <w:spacing w:after="40" w:lineRule="auto"/>
              <w:rPr>
                <w:rFonts w:ascii="Calibri" w:cs="Calibri" w:eastAsia="Calibri" w:hAnsi="Calibri"/>
              </w:rPr>
            </w:pPr>
            <w:r w:rsidDel="00000000" w:rsidR="00000000" w:rsidRPr="00000000">
              <w:rPr>
                <w:rFonts w:ascii="Calibri" w:cs="Calibri" w:eastAsia="Calibri" w:hAnsi="Calibri"/>
                <w:rtl w:val="0"/>
              </w:rPr>
              <w:t xml:space="preserve">The Client Company User opens Placement Detail for an accepted Offer.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34">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35">
            <w:pPr>
              <w:spacing w:after="40" w:lineRule="auto"/>
              <w:rPr>
                <w:rFonts w:ascii="Calibri" w:cs="Calibri" w:eastAsia="Calibri" w:hAnsi="Calibri"/>
              </w:rPr>
            </w:pPr>
            <w:r w:rsidDel="00000000" w:rsidR="00000000" w:rsidRPr="00000000">
              <w:rPr>
                <w:rFonts w:ascii="Calibri" w:cs="Calibri" w:eastAsia="Calibri" w:hAnsi="Calibri"/>
                <w:rtl w:val="0"/>
              </w:rPr>
              <w:t xml:space="preserve">Client Company User; Internal HR for reconciliation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36">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37">
            <w:pPr>
              <w:spacing w:after="40" w:lineRule="auto"/>
              <w:rPr>
                <w:rFonts w:ascii="Calibri" w:cs="Calibri" w:eastAsia="Calibri" w:hAnsi="Calibri"/>
              </w:rPr>
            </w:pPr>
            <w:r w:rsidDel="00000000" w:rsidR="00000000" w:rsidRPr="00000000">
              <w:rPr>
                <w:rFonts w:ascii="Calibri" w:cs="Calibri" w:eastAsia="Calibri" w:hAnsi="Calibri"/>
                <w:rtl w:val="0"/>
              </w:rPr>
              <w:t xml:space="preserve">Confirms that the Candidate actually started work.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38">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39">
            <w:pPr>
              <w:spacing w:after="40" w:lineRule="auto"/>
              <w:rPr>
                <w:rFonts w:ascii="Calibri" w:cs="Calibri" w:eastAsia="Calibri" w:hAnsi="Calibri"/>
              </w:rPr>
            </w:pPr>
            <w:r w:rsidDel="00000000" w:rsidR="00000000" w:rsidRPr="00000000">
              <w:rPr>
                <w:rFonts w:ascii="Calibri" w:cs="Calibri" w:eastAsia="Calibri" w:hAnsi="Calibri"/>
                <w:rtl w:val="0"/>
              </w:rPr>
              <w:t xml:space="preserve">The Application is OFFER_ACCEPTED.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3A">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3B">
            <w:pPr>
              <w:spacing w:after="40" w:lineRule="auto"/>
              <w:rPr>
                <w:rFonts w:ascii="Calibri" w:cs="Calibri" w:eastAsia="Calibri" w:hAnsi="Calibri"/>
              </w:rPr>
            </w:pPr>
            <w:r w:rsidDel="00000000" w:rsidR="00000000" w:rsidRPr="00000000">
              <w:rPr>
                <w:rFonts w:ascii="Calibri" w:cs="Calibri" w:eastAsia="Calibri" w:hAnsi="Calibri"/>
                <w:rtl w:val="0"/>
              </w:rPr>
              <w:t xml:space="preserve">1. The user confirms the planned start date.</w:t>
            </w:r>
          </w:p>
          <w:p w:rsidR="00000000" w:rsidDel="00000000" w:rsidP="00000000" w:rsidRDefault="00000000" w:rsidRPr="00000000" w14:paraId="0000063C">
            <w:pPr>
              <w:spacing w:after="40" w:lineRule="auto"/>
              <w:rPr>
                <w:rFonts w:ascii="Calibri" w:cs="Calibri" w:eastAsia="Calibri" w:hAnsi="Calibri"/>
              </w:rPr>
            </w:pPr>
            <w:r w:rsidDel="00000000" w:rsidR="00000000" w:rsidRPr="00000000">
              <w:rPr>
                <w:rFonts w:ascii="Calibri" w:cs="Calibri" w:eastAsia="Calibri" w:hAnsi="Calibri"/>
                <w:rtl w:val="0"/>
              </w:rPr>
              <w:t xml:space="preserve">2. When the Candidate starts, the user confirms Start Work; the Application becomes PLACED and a Placement is created.</w:t>
            </w:r>
          </w:p>
          <w:p w:rsidR="00000000" w:rsidDel="00000000" w:rsidP="00000000" w:rsidRDefault="00000000" w:rsidRPr="00000000" w14:paraId="0000063D">
            <w:pPr>
              <w:spacing w:after="40" w:lineRule="auto"/>
              <w:rPr>
                <w:rFonts w:ascii="Calibri" w:cs="Calibri" w:eastAsia="Calibri" w:hAnsi="Calibri"/>
              </w:rPr>
            </w:pPr>
            <w:r w:rsidDel="00000000" w:rsidR="00000000" w:rsidRPr="00000000">
              <w:rPr>
                <w:rFonts w:ascii="Calibri" w:cs="Calibri" w:eastAsia="Calibri" w:hAnsi="Calibri"/>
                <w:rtl w:val="0"/>
              </w:rPr>
              <w:t xml:space="preserve">3. If the Candidate does not start, the user marks NOT_STARTED with a reason.</w:t>
            </w:r>
          </w:p>
          <w:p w:rsidR="00000000" w:rsidDel="00000000" w:rsidP="00000000" w:rsidRDefault="00000000" w:rsidRPr="00000000" w14:paraId="0000063E">
            <w:pPr>
              <w:spacing w:after="40" w:lineRule="auto"/>
              <w:rPr>
                <w:rFonts w:ascii="Calibri" w:cs="Calibri" w:eastAsia="Calibri" w:hAnsi="Calibri"/>
              </w:rPr>
            </w:pPr>
            <w:r w:rsidDel="00000000" w:rsidR="00000000" w:rsidRPr="00000000">
              <w:rPr>
                <w:rFonts w:ascii="Calibri" w:cs="Calibri" w:eastAsia="Calibri" w:hAnsi="Calibri"/>
                <w:rtl w:val="0"/>
              </w:rPr>
              <w:t xml:space="preserve">4. For Headhunt COD, Internal HR reconciles the Placement or the not-started result with the Candidate or Affiliate before the service fee is charged (planned).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3F">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40">
            <w:pPr>
              <w:spacing w:after="40" w:lineRule="auto"/>
              <w:rPr>
                <w:rFonts w:ascii="Calibri" w:cs="Calibri" w:eastAsia="Calibri" w:hAnsi="Calibri"/>
              </w:rPr>
            </w:pPr>
            <w:r w:rsidDel="00000000" w:rsidR="00000000" w:rsidRPr="00000000">
              <w:rPr>
                <w:rFonts w:ascii="Calibri" w:cs="Calibri" w:eastAsia="Calibri" w:hAnsi="Calibri"/>
                <w:rtl w:val="0"/>
              </w:rPr>
              <w:t xml:space="preserve">- The Placement is the fee trigger for Headhunt COD (BR-22).</w:t>
            </w:r>
          </w:p>
          <w:p w:rsidR="00000000" w:rsidDel="00000000" w:rsidP="00000000" w:rsidRDefault="00000000" w:rsidRPr="00000000" w14:paraId="00000641">
            <w:pPr>
              <w:spacing w:after="40" w:lineRule="auto"/>
              <w:rPr>
                <w:rFonts w:ascii="Calibri" w:cs="Calibri" w:eastAsia="Calibri" w:hAnsi="Calibri"/>
              </w:rPr>
            </w:pPr>
            <w:r w:rsidDel="00000000" w:rsidR="00000000" w:rsidRPr="00000000">
              <w:rPr>
                <w:rFonts w:ascii="Calibri" w:cs="Calibri" w:eastAsia="Calibri" w:hAnsi="Calibri"/>
                <w:rtl w:val="0"/>
              </w:rPr>
              <w:t xml:space="preserve">- Accepting an Offer without starting work does not create a fee.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42">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43">
            <w:pPr>
              <w:spacing w:after="40" w:lineRule="auto"/>
              <w:rPr>
                <w:rFonts w:ascii="Calibri" w:cs="Calibri" w:eastAsia="Calibri" w:hAnsi="Calibri"/>
              </w:rPr>
            </w:pPr>
            <w:r w:rsidDel="00000000" w:rsidR="00000000" w:rsidRPr="00000000">
              <w:rPr>
                <w:rFonts w:ascii="Calibri" w:cs="Calibri" w:eastAsia="Calibri" w:hAnsi="Calibri"/>
                <w:rtl w:val="0"/>
              </w:rPr>
              <w:t xml:space="preserve">A Placement exists and the flow continues to post-placement, or the Application ends as NOT_STARTED.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44">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45">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646">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647">
      <w:pPr>
        <w:pStyle w:val="Heading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3.7 Post-Placement, Service Fee, Commission and Payout</w:t>
      </w:r>
    </w:p>
    <w:p w:rsidR="00000000" w:rsidDel="00000000" w:rsidP="00000000" w:rsidRDefault="00000000" w:rsidRPr="00000000" w14:paraId="00000648">
      <w:pPr>
        <w:spacing w:after="120" w:lineRule="auto"/>
        <w:rPr>
          <w:rFonts w:ascii="Calibri" w:cs="Calibri" w:eastAsia="Calibri" w:hAnsi="Calibri"/>
        </w:rPr>
      </w:pPr>
      <w:r>
        <w:rPr>
          <w:rFonts w:ascii="Calibri" w:cs="Calibri" w:eastAsia="Calibri" w:hAnsi="Calibri"/>
          <w:rtl w:val="0"/>
        </w:rPr>
        <w:t xml:space="preserve">This feature covers Main Flow MF-05. </w:t>
      </w:r>
      <w:del w:id="9245" w:author="Lu (Claude)" w:date="2026-10-21T00:00:00Z">
        <w:r>
          <w:rPr>
            <w:rFonts w:ascii="Calibri" w:cs="Calibri" w:eastAsia="Calibri" w:hAnsi="Calibri"/>
            <w:rtl w:val="0"/>
          </w:rPr>
          <w:delText xml:space="preserve">The data model exists; the functions below are planned.</w:delText>
        </w:r>
      </w:del>
      <w:ins w:id="9246" w:author="Lu (Claude)" w:date="2026-10-21T00:00:00Z">
        <w:r>
          <w:rPr>
            <w:rFonts w:ascii="Calibri" w:cs="Calibri" w:eastAsia="Calibri" w:hAnsi="Calibri"/>
            <w:rtl w:val="0"/>
          </w:rPr>
          <w:t xml:space="preserve">The functions below are implemented.</w:t>
        </w:r>
      </w:ins>
      <w:r>
        <w:rPr>
          <w:rFonts w:ascii="Calibri" w:cs="Calibri" w:eastAsia="Calibri" w:hAnsi="Calibri"/>
          <w:rtl w:val="0"/>
        </w:rPr>
        <w:t xml:space="preserve"> The diagram shows the Headhunt COD case.</w:t>
      </w:r>
    </w:p>
    <w:p w:rsidR="00000000" w:rsidDel="00000000" w:rsidP="00000000" w:rsidRDefault="00000000" w:rsidRPr="00000000" w14:paraId="00000649">
      <w:pPr>
        <w:spacing w:after="60" w:before="12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715000" cy="4772025"/>
            <wp:effectExtent b="0" l="0" r="0" t="0"/>
            <wp:docPr id="9"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71500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spacing w:after="16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Figure 3.7. Activity Diagram: Warranty, Commission and Payout (Headhunt COD)</w:t>
      </w:r>
      <w:r w:rsidDel="00000000" w:rsidR="00000000" w:rsidRPr="00000000">
        <w:rPr>
          <w:rtl w:val="0"/>
        </w:rPr>
      </w:r>
    </w:p>
    <w:p w:rsidR="00000000" w:rsidDel="00000000" w:rsidP="00000000" w:rsidRDefault="00000000" w:rsidRPr="00000000" w14:paraId="0000064B">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3.7.1 Record Service Fee Payment</w:t>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4C">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4D">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4E">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4F">
            <w:pPr>
              <w:spacing w:after="40" w:lineRule="auto"/>
              <w:rPr>
                <w:rFonts w:ascii="Calibri" w:cs="Calibri" w:eastAsia="Calibri" w:hAnsi="Calibri"/>
              </w:rPr>
            </w:pPr>
            <w:r w:rsidDel="00000000" w:rsidR="00000000" w:rsidRPr="00000000">
              <w:rPr>
                <w:rFonts w:ascii="Calibri" w:cs="Calibri" w:eastAsia="Calibri" w:hAnsi="Calibri"/>
                <w:rtl w:val="0"/>
              </w:rPr>
              <w:t xml:space="preserve">A fee trigger occurs; later the Client Company pays.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50">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51">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 Client Company User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52">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53">
            <w:pPr>
              <w:spacing w:after="40" w:lineRule="auto"/>
              <w:rPr>
                <w:rFonts w:ascii="Calibri" w:cs="Calibri" w:eastAsia="Calibri" w:hAnsi="Calibri"/>
              </w:rPr>
            </w:pPr>
            <w:r w:rsidDel="00000000" w:rsidR="00000000" w:rsidRPr="00000000">
              <w:rPr>
                <w:rFonts w:ascii="Calibri" w:cs="Calibri" w:eastAsia="Calibri" w:hAnsi="Calibri"/>
                <w:rtl w:val="0"/>
              </w:rPr>
              <w:t xml:space="preserve">Tracks the service fee owed by the Client Company.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54">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55">
            <w:pPr>
              <w:spacing w:after="40" w:lineRule="auto"/>
              <w:rPr>
                <w:rFonts w:ascii="Calibri" w:cs="Calibri" w:eastAsia="Calibri" w:hAnsi="Calibri"/>
              </w:rPr>
            </w:pPr>
            <w:r w:rsidDel="00000000" w:rsidR="00000000" w:rsidRPr="00000000">
              <w:rPr>
                <w:rFonts w:ascii="Calibri" w:cs="Calibri" w:eastAsia="Calibri" w:hAnsi="Calibri"/>
                <w:rtl w:val="0"/>
              </w:rPr>
              <w:t xml:space="preserve">A fee trigger has occurred for the Job's Service Type.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56">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57">
            <w:pPr>
              <w:spacing w:after="40" w:lineRule="auto"/>
              <w:rPr>
                <w:rFonts w:ascii="Calibri" w:cs="Calibri" w:eastAsia="Calibri" w:hAnsi="Calibri"/>
              </w:rPr>
            </w:pPr>
            <w:r w:rsidDel="00000000" w:rsidR="00000000" w:rsidRPr="00000000">
              <w:rPr>
                <w:rFonts w:ascii="Calibri" w:cs="Calibri" w:eastAsia="Calibri" w:hAnsi="Calibri"/>
                <w:rtl w:val="0"/>
              </w:rPr>
              <w:t xml:space="preserve">1. The system creates a service fee receivable with amount and due date and notifies the Client.</w:t>
            </w:r>
          </w:p>
          <w:p w:rsidR="00000000" w:rsidDel="00000000" w:rsidP="00000000" w:rsidRDefault="00000000" w:rsidRPr="00000000" w14:paraId="00000658">
            <w:pPr>
              <w:spacing w:after="40" w:lineRule="auto"/>
              <w:rPr>
                <w:rFonts w:ascii="Calibri" w:cs="Calibri" w:eastAsia="Calibri" w:hAnsi="Calibri"/>
              </w:rPr>
            </w:pPr>
            <w:r w:rsidDel="00000000" w:rsidR="00000000" w:rsidRPr="00000000">
              <w:rPr>
                <w:rFonts w:ascii="Calibri" w:cs="Calibri" w:eastAsia="Calibri" w:hAnsi="Calibri"/>
                <w:rtl w:val="0"/>
              </w:rPr>
              <w:t xml:space="preserve">2. The Client pays outside the system.</w:t>
            </w:r>
          </w:p>
          <w:p w:rsidR="00000000" w:rsidDel="00000000" w:rsidP="00000000" w:rsidRDefault="00000000" w:rsidRPr="00000000" w14:paraId="00000659">
            <w:pPr>
              <w:spacing w:after="40" w:lineRule="auto"/>
              <w:rPr>
                <w:rFonts w:ascii="Calibri" w:cs="Calibri" w:eastAsia="Calibri" w:hAnsi="Calibri"/>
              </w:rPr>
            </w:pPr>
            <w:r w:rsidDel="00000000" w:rsidR="00000000" w:rsidRPr="00000000">
              <w:rPr>
                <w:rFonts w:ascii="Calibri" w:cs="Calibri" w:eastAsia="Calibri" w:hAnsi="Calibri"/>
                <w:rtl w:val="0"/>
              </w:rPr>
              <w:t xml:space="preserve">3. Platform Admin reconciles the bank statement and records the payment.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5A">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5B">
            <w:pPr>
              <w:spacing w:after="40" w:lineRule="auto"/>
              <w:rPr>
                <w:rFonts w:ascii="Calibri" w:cs="Calibri" w:eastAsia="Calibri" w:hAnsi="Calibri"/>
              </w:rPr>
            </w:pPr>
            <w:del w:id="9247" w:author="Lu (Claude)" w:date="2026-10-21T00:00:00Z">
              <w:r>
                <w:rPr>
                  <w:rFonts w:ascii="Calibri" w:cs="Calibri" w:eastAsia="Calibri" w:hAnsi="Calibri"/>
                  <w:rtl w:val="0"/>
                </w:rPr>
                <w:delText xml:space="preserve">- Fee basis and trigger depend on the Service Type (BR-22, BR-23, BR-24).</w:delText>
              </w:r>
            </w:del>
            <w:ins w:id="9249" w:author="Lu (Claude)" w:date="2026-10-21T00:00:00Z">
              <w:r>
                <w:rPr>
                  <w:rFonts w:ascii="Calibri" w:cs="Calibri" w:eastAsia="Calibri" w:hAnsi="Calibri"/>
                  <w:rtl w:val="0"/>
                </w:rPr>
                <w:t xml:space="preserve">- Fee basis and trigger depend on the Service Type (BR-22, BR-23, BR-24). - A payment can be recorded only with a payment reference. - The Candidate never pays a fee (BR-25).</w:t>
              </w:r>
            </w:ins>
          </w:p>
          <w:p w:rsidR="00000000" w:rsidDel="00000000" w:rsidP="00000000" w:rsidRDefault="00000000" w:rsidRPr="00000000" w14:paraId="0000065C">
            <w:pPr>
              <w:spacing w:after="40" w:lineRule="auto"/>
              <w:rPr>
                <w:rFonts w:ascii="Calibri" w:cs="Calibri" w:eastAsia="Calibri" w:hAnsi="Calibri"/>
              </w:rPr>
            </w:pPr>
            <w:del w:id="9248" w:author="Lu (Claude)" w:date="2026-10-21T00:00:00Z">
              <w:r>
                <w:rPr>
                  <w:rFonts w:ascii="Calibri" w:cs="Calibri" w:eastAsia="Calibri" w:hAnsi="Calibri"/>
                  <w:rtl w:val="0"/>
                </w:rPr>
                <w:delText xml:space="preserve">- The Candidate never pays a fee (BR-25).</w:delText>
              </w:r>
            </w:del>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5D">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5E">
            <w:pPr>
              <w:spacing w:after="40" w:lineRule="auto"/>
              <w:rPr>
                <w:rFonts w:ascii="Calibri" w:cs="Calibri" w:eastAsia="Calibri" w:hAnsi="Calibri"/>
              </w:rPr>
            </w:pPr>
            <w:r w:rsidDel="00000000" w:rsidR="00000000" w:rsidRPr="00000000">
              <w:rPr>
                <w:rFonts w:ascii="Calibri" w:cs="Calibri" w:eastAsia="Calibri" w:hAnsi="Calibri"/>
                <w:rtl w:val="0"/>
              </w:rPr>
              <w:t xml:space="preserve">The receivable is PAID, or OVERDUE after the due date.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5F">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60">
            <w:pPr>
              <w:spacing w:after="40" w:lineRule="auto"/>
              <w:rPr>
                <w:rFonts w:ascii="Calibri" w:cs="Calibri" w:eastAsia="Calibri" w:hAnsi="Calibri"/>
              </w:rPr>
            </w:pPr>
            <w:del w:id="9250" w:author="Lu (Claude)" w:date="2026-10-21T00:00:00Z">
              <w:r>
                <w:rPr>
                  <w:rFonts w:ascii="Calibri" w:cs="Calibri" w:eastAsia="Calibri" w:hAnsi="Calibri"/>
                  <w:rtl w:val="0"/>
                </w:rPr>
                <w:delText xml:space="preserve">Planned (not yet implemented)</w:delText>
              </w:r>
            </w:del>
            <w:ins w:id="9251" w:author="Lu (Claude)" w:date="2026-10-21T00:00:00Z">
              <w:r>
                <w:rPr>
                  <w:rFonts w:ascii="Calibri" w:cs="Calibri" w:eastAsia="Calibri" w:hAnsi="Calibri"/>
                  <w:rtl w:val="0"/>
                </w:rPr>
                <w:t xml:space="preserve">Implemented in backend</w:t>
              </w:r>
            </w:ins>
          </w:p>
        </w:tc>
      </w:tr>
    </w:tbl>
    <w:p w:rsidR="00000000" w:rsidDel="00000000" w:rsidP="00000000" w:rsidRDefault="00000000" w:rsidRPr="00000000" w14:paraId="00000661">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662">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3.7.2 Track Warranty</w:t>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63">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64">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65">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66">
            <w:pPr>
              <w:spacing w:after="40" w:lineRule="auto"/>
              <w:rPr>
                <w:rFonts w:ascii="Calibri" w:cs="Calibri" w:eastAsia="Calibri" w:hAnsi="Calibri"/>
              </w:rPr>
            </w:pPr>
            <w:r w:rsidDel="00000000" w:rsidR="00000000" w:rsidRPr="00000000">
              <w:rPr>
                <w:rFonts w:ascii="Calibri" w:cs="Calibri" w:eastAsia="Calibri" w:hAnsi="Calibri"/>
                <w:rtl w:val="0"/>
              </w:rPr>
              <w:t xml:space="preserve">A Placement is created for a Headhunt COD Job.</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67">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68">
            <w:pPr>
              <w:spacing w:after="40" w:lineRule="auto"/>
              <w:rPr>
                <w:rFonts w:ascii="Calibri" w:cs="Calibri" w:eastAsia="Calibri" w:hAnsi="Calibri"/>
              </w:rPr>
            </w:pPr>
            <w:r w:rsidDel="00000000" w:rsidR="00000000" w:rsidRPr="00000000">
              <w:rPr>
                <w:rFonts w:ascii="Calibri" w:cs="Calibri" w:eastAsia="Calibri" w:hAnsi="Calibri"/>
                <w:rtl w:val="0"/>
              </w:rPr>
              <w:t xml:space="preserve">System, Client Company User, Internal HR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69">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6A">
            <w:pPr>
              <w:spacing w:after="40" w:lineRule="auto"/>
              <w:rPr>
                <w:rFonts w:ascii="Calibri" w:cs="Calibri" w:eastAsia="Calibri" w:hAnsi="Calibri"/>
              </w:rPr>
            </w:pPr>
            <w:r w:rsidDel="00000000" w:rsidR="00000000" w:rsidRPr="00000000">
              <w:rPr>
                <w:rFonts w:ascii="Calibri" w:cs="Calibri" w:eastAsia="Calibri" w:hAnsi="Calibri"/>
                <w:rtl w:val="0"/>
              </w:rPr>
              <w:t xml:space="preserve">Tracks the warranty period and early leave.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6B">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6C">
            <w:pPr>
              <w:spacing w:after="40" w:lineRule="auto"/>
              <w:rPr>
                <w:rFonts w:ascii="Calibri" w:cs="Calibri" w:eastAsia="Calibri" w:hAnsi="Calibri"/>
              </w:rPr>
            </w:pPr>
            <w:r w:rsidDel="00000000" w:rsidR="00000000" w:rsidRPr="00000000">
              <w:rPr>
                <w:rFonts w:ascii="Calibri" w:cs="Calibri" w:eastAsia="Calibri" w:hAnsi="Calibri"/>
                <w:rtl w:val="0"/>
              </w:rPr>
              <w:t xml:space="preserve">A Placement exists.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6D">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6E">
            <w:pPr>
              <w:spacing w:after="40" w:lineRule="auto"/>
              <w:rPr>
                <w:rFonts w:ascii="Calibri" w:cs="Calibri" w:eastAsia="Calibri" w:hAnsi="Calibri"/>
              </w:rPr>
            </w:pPr>
            <w:del w:id="9252" w:author="Lu (Claude)" w:date="2026-10-21T00:00:00Z">
              <w:r>
                <w:rPr>
                  <w:rFonts w:ascii="Calibri" w:cs="Calibri" w:eastAsia="Calibri" w:hAnsi="Calibri"/>
                  <w:rtl w:val="0"/>
                </w:rPr>
                <w:delText xml:space="preserve">1. The system starts the warranty countdown from the actual start date.</w:delText>
              </w:r>
            </w:del>
            <w:ins w:id="9256" w:author="Lu (Claude)" w:date="2026-10-21T00:00:00Z">
              <w:r>
                <w:rPr>
                  <w:rFonts w:ascii="Calibri" w:cs="Calibri" w:eastAsia="Calibri" w:hAnsi="Calibri"/>
                  <w:rtl w:val="0"/>
                </w:rPr>
                <w:t xml:space="preserve">1. The system starts the warranty countdown from the actual start date. 2. If the Candidate leaves, the Client reports it; the Commission is put ON_HOLD. 3. Internal HR confirms or dismisses the report. A dismissed report returns the warranty to ACTIVE. 4. A confirmed resignation makes the warranty VOID, cancels the Commission and opens a replacement slot; a replacement hired into the slot creates no new service fee, and a second hire into a filled slot is charged as a new hire.</w:t>
              </w:r>
            </w:ins>
          </w:p>
          <w:p w:rsidR="00000000" w:rsidDel="00000000" w:rsidP="00000000" w:rsidRDefault="00000000" w:rsidRPr="00000000" w14:paraId="0000066F">
            <w:pPr>
              <w:spacing w:after="40" w:lineRule="auto"/>
              <w:rPr>
                <w:rFonts w:ascii="Calibri" w:cs="Calibri" w:eastAsia="Calibri" w:hAnsi="Calibri"/>
              </w:rPr>
            </w:pPr>
            <w:del w:id="9253" w:author="Lu (Claude)" w:date="2026-10-21T00:00:00Z">
              <w:r>
                <w:rPr>
                  <w:rFonts w:ascii="Calibri" w:cs="Calibri" w:eastAsia="Calibri" w:hAnsi="Calibri"/>
                  <w:rtl w:val="0"/>
                </w:rPr>
                <w:delText xml:space="preserve">2. If the Candidate leaves, the Client reports it.</w:delText>
              </w:r>
            </w:del>
          </w:p>
          <w:p w:rsidR="00000000" w:rsidDel="00000000" w:rsidP="00000000" w:rsidRDefault="00000000" w:rsidRPr="00000000" w14:paraId="00000670">
            <w:pPr>
              <w:spacing w:after="40" w:lineRule="auto"/>
              <w:rPr>
                <w:rFonts w:ascii="Calibri" w:cs="Calibri" w:eastAsia="Calibri" w:hAnsi="Calibri"/>
              </w:rPr>
            </w:pPr>
            <w:del w:id="9254" w:author="Lu (Claude)" w:date="2026-10-21T00:00:00Z">
              <w:r>
                <w:rPr>
                  <w:rFonts w:ascii="Calibri" w:cs="Calibri" w:eastAsia="Calibri" w:hAnsi="Calibri"/>
                  <w:rtl w:val="0"/>
                </w:rPr>
                <w:delText xml:space="preserve">3. Internal HR verifies the leave date with the Candidate and the Client.</w:delText>
              </w:r>
            </w:del>
          </w:p>
          <w:p w:rsidR="00000000" w:rsidDel="00000000" w:rsidP="00000000" w:rsidRDefault="00000000" w:rsidRPr="00000000" w14:paraId="00000671">
            <w:pPr>
              <w:spacing w:after="40" w:lineRule="auto"/>
              <w:rPr>
                <w:rFonts w:ascii="Calibri" w:cs="Calibri" w:eastAsia="Calibri" w:hAnsi="Calibri"/>
              </w:rPr>
            </w:pPr>
            <w:del w:id="9255" w:author="Lu (Claude)" w:date="2026-10-21T00:00:00Z">
              <w:r>
                <w:rPr>
                  <w:rFonts w:ascii="Calibri" w:cs="Calibri" w:eastAsia="Calibri" w:hAnsi="Calibri"/>
                  <w:rtl w:val="0"/>
                </w:rPr>
                <w:delText xml:space="preserve">4. The system cancels the Commission portion not yet earned and opens a replacement search under the warranty policy.</w:delText>
              </w:r>
            </w:del>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72">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73">
            <w:pPr>
              <w:spacing w:after="40" w:lineRule="auto"/>
              <w:rPr>
                <w:rFonts w:ascii="Calibri" w:cs="Calibri" w:eastAsia="Calibri" w:hAnsi="Calibri"/>
              </w:rPr>
            </w:pPr>
            <w:del w:id="9257" w:author="Lu (Claude)" w:date="2026-10-21T00:00:00Z">
              <w:r>
                <w:rPr>
                  <w:rFonts w:ascii="Calibri" w:cs="Calibri" w:eastAsia="Calibri" w:hAnsi="Calibri"/>
                  <w:rtl w:val="0"/>
                </w:rPr>
                <w:delText xml:space="preserve">- The warranty period is 60 days by default and configurable (BR-27).</w:delText>
              </w:r>
            </w:del>
            <w:ins w:id="9259" w:author="Lu (Claude)" w:date="2026-10-21T00:00:00Z">
              <w:r>
                <w:rPr>
                  <w:rFonts w:ascii="Calibri" w:cs="Calibri" w:eastAsia="Calibri" w:hAnsi="Calibri"/>
                  <w:rtl w:val="0"/>
                </w:rPr>
                <w:t xml:space="preserve">- The warranty period is 30 days by default and agreed per Job (BR-27). - Probation is out of scope.</w:t>
              </w:r>
            </w:ins>
          </w:p>
          <w:p w:rsidR="00000000" w:rsidDel="00000000" w:rsidP="00000000" w:rsidRDefault="00000000" w:rsidRPr="00000000" w14:paraId="00000674">
            <w:pPr>
              <w:spacing w:after="40" w:lineRule="auto"/>
              <w:rPr>
                <w:rFonts w:ascii="Calibri" w:cs="Calibri" w:eastAsia="Calibri" w:hAnsi="Calibri"/>
              </w:rPr>
            </w:pPr>
            <w:del w:id="9258" w:author="Lu (Claude)" w:date="2026-10-21T00:00:00Z">
              <w:r>
                <w:rPr>
                  <w:rFonts w:ascii="Calibri" w:cs="Calibri" w:eastAsia="Calibri" w:hAnsi="Calibri"/>
                  <w:rtl w:val="0"/>
                </w:rPr>
                <w:delText xml:space="preserve">- Probation is recorded for information and is not a Commission milestone.</w:delText>
              </w:r>
            </w:del>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75">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76">
            <w:pPr>
              <w:spacing w:after="40" w:lineRule="auto"/>
              <w:rPr>
                <w:rFonts w:ascii="Calibri" w:cs="Calibri" w:eastAsia="Calibri" w:hAnsi="Calibri"/>
              </w:rPr>
            </w:pPr>
            <w:r w:rsidDel="00000000" w:rsidR="00000000" w:rsidRPr="00000000">
              <w:rPr>
                <w:rFonts w:ascii="Calibri" w:cs="Calibri" w:eastAsia="Calibri" w:hAnsi="Calibri"/>
                <w:rtl w:val="0"/>
              </w:rPr>
              <w:t xml:space="preserve">The warranty is completed or the Candidate is recorded as having left.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77">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78">
            <w:pPr>
              <w:spacing w:after="40" w:lineRule="auto"/>
              <w:rPr>
                <w:rFonts w:ascii="Calibri" w:cs="Calibri" w:eastAsia="Calibri" w:hAnsi="Calibri"/>
              </w:rPr>
            </w:pPr>
            <w:del w:id="9260" w:author="Lu (Claude)" w:date="2026-10-21T00:00:00Z">
              <w:r>
                <w:rPr>
                  <w:rFonts w:ascii="Calibri" w:cs="Calibri" w:eastAsia="Calibri" w:hAnsi="Calibri"/>
                  <w:rtl w:val="0"/>
                </w:rPr>
                <w:delText xml:space="preserve">Planned (not yet implemented)</w:delText>
              </w:r>
            </w:del>
            <w:ins w:id="9261" w:author="Lu (Claude)" w:date="2026-10-21T00:00:00Z">
              <w:r>
                <w:rPr>
                  <w:rFonts w:ascii="Calibri" w:cs="Calibri" w:eastAsia="Calibri" w:hAnsi="Calibri"/>
                  <w:rtl w:val="0"/>
                </w:rPr>
                <w:t xml:space="preserve">Implemented in backend</w:t>
              </w:r>
            </w:ins>
          </w:p>
        </w:tc>
      </w:tr>
    </w:tbl>
    <w:p w:rsidR="00000000" w:rsidDel="00000000" w:rsidP="00000000" w:rsidRDefault="00000000" w:rsidRPr="00000000" w14:paraId="00000679">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67A">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3.7.3 Earn and Approve Commission</w:t>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7B">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7C">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7D">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7E">
            <w:pPr>
              <w:spacing w:after="40" w:lineRule="auto"/>
              <w:rPr>
                <w:rFonts w:ascii="Calibri" w:cs="Calibri" w:eastAsia="Calibri" w:hAnsi="Calibri"/>
              </w:rPr>
            </w:pPr>
            <w:del w:id="9262" w:author="Lu (Claude)" w:date="2026-10-21T00:00:00Z">
              <w:r>
                <w:rPr>
                  <w:rFonts w:ascii="Calibri" w:cs="Calibri" w:eastAsia="Calibri" w:hAnsi="Calibri"/>
                  <w:rtl w:val="0"/>
                </w:rPr>
                <w:delText xml:space="preserve">A Commission milestone date is reached.</w:delText>
              </w:r>
            </w:del>
            <w:ins w:id="9263" w:author="Lu (Claude)" w:date="2026-10-21T00:00:00Z">
              <w:r>
                <w:rPr>
                  <w:rFonts w:ascii="Calibri" w:cs="Calibri" w:eastAsia="Calibri" w:hAnsi="Calibri"/>
                  <w:rtl w:val="0"/>
                </w:rPr>
                <w:t xml:space="preserve">The Warranty of a Placement is completed (Headhunt COD) or a CV is accepted (CV Sourcing).</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7F">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80">
            <w:pPr>
              <w:spacing w:after="40" w:lineRule="auto"/>
              <w:rPr>
                <w:rFonts w:ascii="Calibri" w:cs="Calibri" w:eastAsia="Calibri" w:hAnsi="Calibri"/>
              </w:rPr>
            </w:pPr>
            <w:r w:rsidDel="00000000" w:rsidR="00000000" w:rsidRPr="00000000">
              <w:rPr>
                <w:rFonts w:ascii="Calibri" w:cs="Calibri" w:eastAsia="Calibri" w:hAnsi="Calibri"/>
                <w:rtl w:val="0"/>
              </w:rPr>
              <w:t xml:space="preserve">System, Platform Admin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81">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82">
            <w:pPr>
              <w:spacing w:after="40" w:lineRule="auto"/>
              <w:rPr>
                <w:rFonts w:ascii="Calibri" w:cs="Calibri" w:eastAsia="Calibri" w:hAnsi="Calibri"/>
              </w:rPr>
            </w:pPr>
            <w:r w:rsidDel="00000000" w:rsidR="00000000" w:rsidRPr="00000000">
              <w:rPr>
                <w:rFonts w:ascii="Calibri" w:cs="Calibri" w:eastAsia="Calibri" w:hAnsi="Calibri"/>
                <w:rtl w:val="0"/>
              </w:rPr>
              <w:t xml:space="preserve">Recognizes and approves Affiliate Commission.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83">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84">
            <w:pPr>
              <w:spacing w:after="40" w:lineRule="auto"/>
              <w:rPr>
                <w:rFonts w:ascii="Calibri" w:cs="Calibri" w:eastAsia="Calibri" w:hAnsi="Calibri"/>
              </w:rPr>
            </w:pPr>
            <w:r w:rsidDel="00000000" w:rsidR="00000000" w:rsidRPr="00000000">
              <w:rPr>
                <w:rFonts w:ascii="Calibri" w:cs="Calibri" w:eastAsia="Calibri" w:hAnsi="Calibri"/>
                <w:rtl w:val="0"/>
              </w:rPr>
              <w:t xml:space="preserve">The Application has a valid Attribution and a Placement.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85">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86">
            <w:pPr>
              <w:spacing w:after="40" w:lineRule="auto"/>
              <w:rPr>
                <w:rFonts w:ascii="Calibri" w:cs="Calibri" w:eastAsia="Calibri" w:hAnsi="Calibri"/>
              </w:rPr>
            </w:pPr>
            <w:del w:id="9264" w:author="Lu (Claude)" w:date="2026-10-21T00:00:00Z">
              <w:r>
                <w:rPr>
                  <w:rFonts w:ascii="Calibri" w:cs="Calibri" w:eastAsia="Calibri" w:hAnsi="Calibri"/>
                  <w:rtl w:val="0"/>
                </w:rPr>
                <w:delText xml:space="preserve">1. The system creates the Commission as PENDING at Placement.</w:delText>
              </w:r>
            </w:del>
            <w:ins w:id="9268" w:author="Lu (Claude)" w:date="2026-10-21T00:00:00Z">
              <w:r>
                <w:rPr>
                  <w:rFonts w:ascii="Calibri" w:cs="Calibri" w:eastAsia="Calibri" w:hAnsi="Calibri"/>
                  <w:rtl w:val="0"/>
                </w:rPr>
                <w:t xml:space="preserve">1. The system creates the Commission as IN_WARRANTY at Placement. 2. When the Warranty ends without a confirmed resignation, the Commission becomes EARNED in full. 3. When the Client has paid the service fee, the earned Commission is presented for approval. 4. Platform Admin approves (PAYABLE), or holds, adjusts or cancels it with a reason.</w:t>
              </w:r>
            </w:ins>
          </w:p>
          <w:p w:rsidR="00000000" w:rsidDel="00000000" w:rsidP="00000000" w:rsidRDefault="00000000" w:rsidRPr="00000000" w14:paraId="00000687">
            <w:pPr>
              <w:spacing w:after="40" w:lineRule="auto"/>
              <w:rPr>
                <w:rFonts w:ascii="Calibri" w:cs="Calibri" w:eastAsia="Calibri" w:hAnsi="Calibri"/>
              </w:rPr>
            </w:pPr>
            <w:del w:id="9265" w:author="Lu (Claude)" w:date="2026-10-21T00:00:00Z">
              <w:r>
                <w:rPr>
                  <w:rFonts w:ascii="Calibri" w:cs="Calibri" w:eastAsia="Calibri" w:hAnsi="Calibri"/>
                  <w:rtl w:val="0"/>
                </w:rPr>
                <w:delText xml:space="preserve">2. At each milestone without a reported leave, the system marks the corresponding portion as EARNED.</w:delText>
              </w:r>
            </w:del>
          </w:p>
          <w:p w:rsidR="00000000" w:rsidDel="00000000" w:rsidP="00000000" w:rsidRDefault="00000000" w:rsidRPr="00000000" w14:paraId="00000688">
            <w:pPr>
              <w:spacing w:after="40" w:lineRule="auto"/>
              <w:rPr>
                <w:rFonts w:ascii="Calibri" w:cs="Calibri" w:eastAsia="Calibri" w:hAnsi="Calibri"/>
              </w:rPr>
            </w:pPr>
            <w:del w:id="9266" w:author="Lu (Claude)" w:date="2026-10-21T00:00:00Z">
              <w:r>
                <w:rPr>
                  <w:rFonts w:ascii="Calibri" w:cs="Calibri" w:eastAsia="Calibri" w:hAnsi="Calibri"/>
                  <w:rtl w:val="0"/>
                </w:rPr>
                <w:delText xml:space="preserve">3. When the Client has paid the service fee, the earned Commission is presented for approval.</w:delText>
              </w:r>
            </w:del>
          </w:p>
          <w:p w:rsidR="00000000" w:rsidDel="00000000" w:rsidP="00000000" w:rsidRDefault="00000000" w:rsidRPr="00000000" w14:paraId="00000689">
            <w:pPr>
              <w:spacing w:after="40" w:lineRule="auto"/>
              <w:rPr>
                <w:rFonts w:ascii="Calibri" w:cs="Calibri" w:eastAsia="Calibri" w:hAnsi="Calibri"/>
              </w:rPr>
            </w:pPr>
            <w:del w:id="9267" w:author="Lu (Claude)" w:date="2026-10-21T00:00:00Z">
              <w:r>
                <w:rPr>
                  <w:rFonts w:ascii="Calibri" w:cs="Calibri" w:eastAsia="Calibri" w:hAnsi="Calibri"/>
                  <w:rtl w:val="0"/>
                </w:rPr>
                <w:delText xml:space="preserve">4. Platform Admin approves (PAYABLE) or holds it (ON_HOLD) when a dispute exists.</w:delText>
              </w:r>
            </w:del>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8A">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8B">
            <w:pPr>
              <w:spacing w:after="40" w:lineRule="auto"/>
              <w:rPr>
                <w:rFonts w:ascii="Calibri" w:cs="Calibri" w:eastAsia="Calibri" w:hAnsi="Calibri"/>
              </w:rPr>
            </w:pPr>
            <w:del w:id="9269" w:author="Lu (Claude)" w:date="2026-10-21T00:00:00Z">
              <w:r>
                <w:rPr>
                  <w:rFonts w:ascii="Calibri" w:cs="Calibri" w:eastAsia="Calibri" w:hAnsi="Calibri"/>
                  <w:rtl w:val="0"/>
                </w:rPr>
                <w:delText xml:space="preserve">- Default milestones are 25% at day 15, 25% at day 30 and 50% at day 60 (BR-28).</w:delText>
              </w:r>
            </w:del>
            <w:ins w:id="9273" w:author="Lu (Claude)" w:date="2026-10-21T00:00:00Z">
              <w:r>
                <w:rPr>
                  <w:rFonts w:ascii="Calibri" w:cs="Calibri" w:eastAsia="Calibri" w:hAnsi="Calibri"/>
                  <w:rtl w:val="0"/>
                </w:rPr>
                <w:t xml:space="preserve">- Headhunt COD Commission is earned in full at the end of the Warranty; nothing is earned earlier (BR-28). - Commission is approved only after the Client has paid; Commission under an open dispute cannot be approved (BR-26). - When an Affiliate is locked, Commission not yet earned goes ON_HOLD, while EARNED and PAYABLE Commission can still be paid. - Commission is managed per Placement, not per Job. - Any amount adjustment stores the old amount, new amount, reason and actor.</w:t>
              </w:r>
            </w:ins>
          </w:p>
          <w:p w:rsidR="00000000" w:rsidDel="00000000" w:rsidP="00000000" w:rsidRDefault="00000000" w:rsidRPr="00000000" w14:paraId="0000068C">
            <w:pPr>
              <w:spacing w:after="40" w:lineRule="auto"/>
              <w:rPr>
                <w:rFonts w:ascii="Calibri" w:cs="Calibri" w:eastAsia="Calibri" w:hAnsi="Calibri"/>
              </w:rPr>
            </w:pPr>
            <w:del w:id="9270" w:author="Lu (Claude)" w:date="2026-10-21T00:00:00Z">
              <w:r>
                <w:rPr>
                  <w:rFonts w:ascii="Calibri" w:cs="Calibri" w:eastAsia="Calibri" w:hAnsi="Calibri"/>
                  <w:rtl w:val="0"/>
                </w:rPr>
                <w:delText xml:space="preserve">- Commission is approved only after the milestone is reached and the Client has paid (BR-26).</w:delText>
              </w:r>
            </w:del>
          </w:p>
          <w:p w:rsidR="00000000" w:rsidDel="00000000" w:rsidP="00000000" w:rsidRDefault="00000000" w:rsidRPr="00000000" w14:paraId="0000068D">
            <w:pPr>
              <w:spacing w:after="40" w:lineRule="auto"/>
              <w:rPr>
                <w:rFonts w:ascii="Calibri" w:cs="Calibri" w:eastAsia="Calibri" w:hAnsi="Calibri"/>
              </w:rPr>
            </w:pPr>
            <w:del w:id="9271" w:author="Lu (Claude)" w:date="2026-10-21T00:00:00Z">
              <w:r>
                <w:rPr>
                  <w:rFonts w:ascii="Calibri" w:cs="Calibri" w:eastAsia="Calibri" w:hAnsi="Calibri"/>
                  <w:rtl w:val="0"/>
                </w:rPr>
                <w:delText xml:space="preserve">- Commission is managed per Placement, not per Job.</w:delText>
              </w:r>
            </w:del>
          </w:p>
          <w:p w:rsidR="00000000" w:rsidDel="00000000" w:rsidP="00000000" w:rsidRDefault="00000000" w:rsidRPr="00000000" w14:paraId="0000068E">
            <w:pPr>
              <w:spacing w:after="40" w:lineRule="auto"/>
              <w:rPr>
                <w:rFonts w:ascii="Calibri" w:cs="Calibri" w:eastAsia="Calibri" w:hAnsi="Calibri"/>
              </w:rPr>
            </w:pPr>
            <w:del w:id="9272" w:author="Lu (Claude)" w:date="2026-10-21T00:00:00Z">
              <w:r>
                <w:rPr>
                  <w:rFonts w:ascii="Calibri" w:cs="Calibri" w:eastAsia="Calibri" w:hAnsi="Calibri"/>
                  <w:rtl w:val="0"/>
                </w:rPr>
                <w:delText xml:space="preserve">- Any amount adjustment stores the old amount, new amount, reason and actor.</w:delText>
              </w:r>
            </w:del>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8F">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90">
            <w:pPr>
              <w:spacing w:after="40" w:lineRule="auto"/>
              <w:rPr>
                <w:rFonts w:ascii="Calibri" w:cs="Calibri" w:eastAsia="Calibri" w:hAnsi="Calibri"/>
              </w:rPr>
            </w:pPr>
            <w:r w:rsidDel="00000000" w:rsidR="00000000" w:rsidRPr="00000000">
              <w:rPr>
                <w:rFonts w:ascii="Calibri" w:cs="Calibri" w:eastAsia="Calibri" w:hAnsi="Calibri"/>
                <w:rtl w:val="0"/>
              </w:rPr>
              <w:t xml:space="preserve">The Commission is PAYABLE, ON_HOLD or CANCELLED.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91">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92">
            <w:pPr>
              <w:spacing w:after="40" w:lineRule="auto"/>
              <w:rPr>
                <w:rFonts w:ascii="Calibri" w:cs="Calibri" w:eastAsia="Calibri" w:hAnsi="Calibri"/>
              </w:rPr>
            </w:pPr>
            <w:del w:id="9274" w:author="Lu (Claude)" w:date="2026-10-21T00:00:00Z">
              <w:r>
                <w:rPr>
                  <w:rFonts w:ascii="Calibri" w:cs="Calibri" w:eastAsia="Calibri" w:hAnsi="Calibri"/>
                  <w:rtl w:val="0"/>
                </w:rPr>
                <w:delText xml:space="preserve">Planned (not yet implemented)</w:delText>
              </w:r>
            </w:del>
            <w:ins w:id="9275" w:author="Lu (Claude)" w:date="2026-10-21T00:00:00Z">
              <w:r>
                <w:rPr>
                  <w:rFonts w:ascii="Calibri" w:cs="Calibri" w:eastAsia="Calibri" w:hAnsi="Calibri"/>
                  <w:rtl w:val="0"/>
                </w:rPr>
                <w:t xml:space="preserve">Implemented in backend</w:t>
              </w:r>
            </w:ins>
          </w:p>
        </w:tc>
      </w:tr>
    </w:tbl>
    <w:p w:rsidR="00000000" w:rsidDel="00000000" w:rsidP="00000000" w:rsidRDefault="00000000" w:rsidRPr="00000000" w14:paraId="00000693">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694">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3.7.4 Record Payout</w:t>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95">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96">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97">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98">
            <w:pPr>
              <w:spacing w:after="40" w:lineRule="auto"/>
              <w:rPr>
                <w:rFonts w:ascii="Calibri" w:cs="Calibri" w:eastAsia="Calibri" w:hAnsi="Calibri"/>
              </w:rPr>
            </w:pPr>
            <w:r w:rsidDel="00000000" w:rsidR="00000000" w:rsidRPr="00000000">
              <w:rPr>
                <w:rFonts w:ascii="Calibri" w:cs="Calibri" w:eastAsia="Calibri" w:hAnsi="Calibri"/>
                <w:rtl w:val="0"/>
              </w:rPr>
              <w:t xml:space="preserve">A Commission is PAYABLE.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99">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9A">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 Affiliate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9B">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9C">
            <w:pPr>
              <w:spacing w:after="40" w:lineRule="auto"/>
              <w:rPr>
                <w:rFonts w:ascii="Calibri" w:cs="Calibri" w:eastAsia="Calibri" w:hAnsi="Calibri"/>
              </w:rPr>
            </w:pPr>
            <w:r w:rsidDel="00000000" w:rsidR="00000000" w:rsidRPr="00000000">
              <w:rPr>
                <w:rFonts w:ascii="Calibri" w:cs="Calibri" w:eastAsia="Calibri" w:hAnsi="Calibri"/>
                <w:rtl w:val="0"/>
              </w:rPr>
              <w:t xml:space="preserve">Records the payment of Commission to the Affiliate.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9D">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9E">
            <w:pPr>
              <w:spacing w:after="40" w:lineRule="auto"/>
              <w:rPr>
                <w:rFonts w:ascii="Calibri" w:cs="Calibri" w:eastAsia="Calibri" w:hAnsi="Calibri"/>
              </w:rPr>
            </w:pPr>
            <w:r w:rsidDel="00000000" w:rsidR="00000000" w:rsidRPr="00000000">
              <w:rPr>
                <w:rFonts w:ascii="Calibri" w:cs="Calibri" w:eastAsia="Calibri" w:hAnsi="Calibri"/>
                <w:rtl w:val="0"/>
              </w:rPr>
              <w:t xml:space="preserve">The Commission is PAYABLE and the Affiliate has bank account information.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9F">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A0">
            <w:pPr>
              <w:spacing w:after="40" w:lineRule="auto"/>
              <w:rPr>
                <w:rFonts w:ascii="Calibri" w:cs="Calibri" w:eastAsia="Calibri" w:hAnsi="Calibri"/>
              </w:rPr>
            </w:pPr>
            <w:del w:id="9276" w:author="Lu (Claude)" w:date="2026-10-21T00:00:00Z">
              <w:r>
                <w:rPr>
                  <w:rFonts w:ascii="Calibri" w:cs="Calibri" w:eastAsia="Calibri" w:hAnsi="Calibri"/>
                  <w:rtl w:val="0"/>
                </w:rPr>
                <w:delText xml:space="preserve">1. Platform Admin transfers the money outside the system.</w:delText>
              </w:r>
            </w:del>
            <w:ins w:id="9280" w:author="Lu (Claude)" w:date="2026-10-21T00:00:00Z">
              <w:r>
                <w:rPr>
                  <w:rFonts w:ascii="Calibri" w:cs="Calibri" w:eastAsia="Calibri" w:hAnsi="Calibri"/>
                  <w:rtl w:val="0"/>
                </w:rPr>
                <w:t xml:space="preserve">1. Platform Admin transfers the money outside the system. 2. Platform Admin records amount, date, transaction reference and evidence, or records a failed transfer to retry later. 3. The system marks a successful Payout COMPLETED and the Commission PAID and updates the Affiliate quality rating. 4. The Affiliate sees the Payout in the history.</w:t>
              </w:r>
            </w:ins>
          </w:p>
          <w:p w:rsidR="00000000" w:rsidDel="00000000" w:rsidP="00000000" w:rsidRDefault="00000000" w:rsidRPr="00000000" w14:paraId="000006A1">
            <w:pPr>
              <w:spacing w:after="40" w:lineRule="auto"/>
              <w:rPr>
                <w:rFonts w:ascii="Calibri" w:cs="Calibri" w:eastAsia="Calibri" w:hAnsi="Calibri"/>
              </w:rPr>
            </w:pPr>
            <w:del w:id="9277" w:author="Lu (Claude)" w:date="2026-10-21T00:00:00Z">
              <w:r>
                <w:rPr>
                  <w:rFonts w:ascii="Calibri" w:cs="Calibri" w:eastAsia="Calibri" w:hAnsi="Calibri"/>
                  <w:rtl w:val="0"/>
                </w:rPr>
                <w:delText xml:space="preserve">2. Platform Admin records amount, date, transaction reference and evidence.</w:delText>
              </w:r>
            </w:del>
          </w:p>
          <w:p w:rsidR="00000000" w:rsidDel="00000000" w:rsidP="00000000" w:rsidRDefault="00000000" w:rsidRPr="00000000" w14:paraId="000006A2">
            <w:pPr>
              <w:spacing w:after="40" w:lineRule="auto"/>
              <w:rPr>
                <w:rFonts w:ascii="Calibri" w:cs="Calibri" w:eastAsia="Calibri" w:hAnsi="Calibri"/>
              </w:rPr>
            </w:pPr>
            <w:del w:id="9278" w:author="Lu (Claude)" w:date="2026-10-21T00:00:00Z">
              <w:r>
                <w:rPr>
                  <w:rFonts w:ascii="Calibri" w:cs="Calibri" w:eastAsia="Calibri" w:hAnsi="Calibri"/>
                  <w:rtl w:val="0"/>
                </w:rPr>
                <w:delText xml:space="preserve">3. The system marks the Payout COMPLETED and the Commission PAID and updates the Affiliate quality rating.</w:delText>
              </w:r>
            </w:del>
          </w:p>
          <w:p w:rsidR="00000000" w:rsidDel="00000000" w:rsidP="00000000" w:rsidRDefault="00000000" w:rsidRPr="00000000" w14:paraId="000006A3">
            <w:pPr>
              <w:spacing w:after="40" w:lineRule="auto"/>
              <w:rPr>
                <w:rFonts w:ascii="Calibri" w:cs="Calibri" w:eastAsia="Calibri" w:hAnsi="Calibri"/>
              </w:rPr>
            </w:pPr>
            <w:del w:id="9279" w:author="Lu (Claude)" w:date="2026-10-21T00:00:00Z">
              <w:r>
                <w:rPr>
                  <w:rFonts w:ascii="Calibri" w:cs="Calibri" w:eastAsia="Calibri" w:hAnsi="Calibri"/>
                  <w:rtl w:val="0"/>
                </w:rPr>
                <w:delText xml:space="preserve">4. The Affiliate sees the Payout in the history.</w:delText>
              </w:r>
            </w:del>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A4">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A5">
            <w:pPr>
              <w:spacing w:after="40" w:lineRule="auto"/>
              <w:rPr>
                <w:rFonts w:ascii="Calibri" w:cs="Calibri" w:eastAsia="Calibri" w:hAnsi="Calibri"/>
              </w:rPr>
            </w:pPr>
            <w:r w:rsidDel="00000000" w:rsidR="00000000" w:rsidRPr="00000000">
              <w:rPr>
                <w:rFonts w:ascii="Calibri" w:cs="Calibri" w:eastAsia="Calibri" w:hAnsi="Calibri"/>
                <w:rtl w:val="0"/>
              </w:rPr>
              <w:t xml:space="preserve">- HR Connect records payouts and does not execute transfers (BR-29).</w:t>
            </w:r>
          </w:p>
          <w:p w:rsidR="00000000" w:rsidDel="00000000" w:rsidP="00000000" w:rsidRDefault="00000000" w:rsidRPr="00000000" w14:paraId="000006A6">
            <w:pPr>
              <w:spacing w:after="40" w:lineRule="auto"/>
              <w:rPr>
                <w:rFonts w:ascii="Calibri" w:cs="Calibri" w:eastAsia="Calibri" w:hAnsi="Calibri"/>
              </w:rPr>
            </w:pPr>
            <w:r w:rsidDel="00000000" w:rsidR="00000000" w:rsidRPr="00000000">
              <w:rPr>
                <w:rFonts w:ascii="Calibri" w:cs="Calibri" w:eastAsia="Calibri" w:hAnsi="Calibri"/>
                <w:rtl w:val="0"/>
              </w:rPr>
              <w:t xml:space="preserve">- Affiliate quality rating is based on submission-to-hire conversion, not volume.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A7">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A8">
            <w:pPr>
              <w:spacing w:after="40" w:lineRule="auto"/>
              <w:rPr>
                <w:rFonts w:ascii="Calibri" w:cs="Calibri" w:eastAsia="Calibri" w:hAnsi="Calibri"/>
              </w:rPr>
            </w:pPr>
            <w:r w:rsidDel="00000000" w:rsidR="00000000" w:rsidRPr="00000000">
              <w:rPr>
                <w:rFonts w:ascii="Calibri" w:cs="Calibri" w:eastAsia="Calibri" w:hAnsi="Calibri"/>
                <w:rtl w:val="0"/>
              </w:rPr>
              <w:t xml:space="preserve">The Payout is COMPLETED, FAILED or CANCELLED.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A9">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AA">
            <w:pPr>
              <w:spacing w:after="40" w:lineRule="auto"/>
              <w:rPr>
                <w:rFonts w:ascii="Calibri" w:cs="Calibri" w:eastAsia="Calibri" w:hAnsi="Calibri"/>
              </w:rPr>
            </w:pPr>
            <w:del w:id="9281" w:author="Lu (Claude)" w:date="2026-10-21T00:00:00Z">
              <w:r>
                <w:rPr>
                  <w:rFonts w:ascii="Calibri" w:cs="Calibri" w:eastAsia="Calibri" w:hAnsi="Calibri"/>
                  <w:rtl w:val="0"/>
                </w:rPr>
                <w:delText xml:space="preserve">Planned (not yet implemented)</w:delText>
              </w:r>
            </w:del>
            <w:ins w:id="9282" w:author="Lu (Claude)" w:date="2026-10-21T00:00:00Z">
              <w:r>
                <w:rPr>
                  <w:rFonts w:ascii="Calibri" w:cs="Calibri" w:eastAsia="Calibri" w:hAnsi="Calibri"/>
                  <w:rtl w:val="0"/>
                </w:rPr>
                <w:t xml:space="preserve">Implemented in backend</w:t>
              </w:r>
            </w:ins>
          </w:p>
        </w:tc>
      </w:tr>
    </w:tbl>
    <w:p w:rsidR="00000000" w:rsidDel="00000000" w:rsidP="00000000" w:rsidRDefault="00000000" w:rsidRPr="00000000" w14:paraId="000006AB">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6AC">
      <w:pPr>
        <w:pStyle w:val="Heading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3.8 Administration</w:t>
      </w:r>
    </w:p>
    <w:p w:rsidR="00000000" w:rsidDel="00000000" w:rsidP="00000000" w:rsidRDefault="00000000" w:rsidRPr="00000000" w14:paraId="000006AD">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3.8.1 Manage Users</w:t>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AE">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AF">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B0">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B1">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 opens User Management.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B2">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B3">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B4">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B5">
            <w:pPr>
              <w:spacing w:after="40" w:lineRule="auto"/>
              <w:rPr>
                <w:rFonts w:ascii="Calibri" w:cs="Calibri" w:eastAsia="Calibri" w:hAnsi="Calibri"/>
              </w:rPr>
            </w:pPr>
            <w:r w:rsidDel="00000000" w:rsidR="00000000" w:rsidRPr="00000000">
              <w:rPr>
                <w:rFonts w:ascii="Calibri" w:cs="Calibri" w:eastAsia="Calibri" w:hAnsi="Calibri"/>
                <w:rtl w:val="0"/>
              </w:rPr>
              <w:t xml:space="preserve">Views and controls user accounts.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B6">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B7">
            <w:pPr>
              <w:spacing w:after="40" w:lineRule="auto"/>
              <w:rPr>
                <w:rFonts w:ascii="Calibri" w:cs="Calibri" w:eastAsia="Calibri" w:hAnsi="Calibri"/>
              </w:rPr>
            </w:pPr>
            <w:r w:rsidDel="00000000" w:rsidR="00000000" w:rsidRPr="00000000">
              <w:rPr>
                <w:rFonts w:ascii="Calibri" w:cs="Calibri" w:eastAsia="Calibri" w:hAnsi="Calibri"/>
                <w:rtl w:val="0"/>
              </w:rPr>
              <w:t xml:space="preserve">The user has the Platform Admin role.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B8">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B9">
            <w:pPr>
              <w:spacing w:after="40" w:lineRule="auto"/>
              <w:rPr>
                <w:rFonts w:ascii="Calibri" w:cs="Calibri" w:eastAsia="Calibri" w:hAnsi="Calibri"/>
              </w:rPr>
            </w:pPr>
            <w:r w:rsidDel="00000000" w:rsidR="00000000" w:rsidRPr="00000000">
              <w:rPr>
                <w:rFonts w:ascii="Calibri" w:cs="Calibri" w:eastAsia="Calibri" w:hAnsi="Calibri"/>
                <w:rtl w:val="0"/>
              </w:rPr>
              <w:t xml:space="preserve">1. Platform Admin searches and views accounts.</w:t>
            </w:r>
          </w:p>
          <w:p w:rsidR="00000000" w:rsidDel="00000000" w:rsidP="00000000" w:rsidRDefault="00000000" w:rsidRPr="00000000" w14:paraId="000006BA">
            <w:pPr>
              <w:spacing w:after="40" w:lineRule="auto"/>
              <w:rPr>
                <w:rFonts w:ascii="Calibri" w:cs="Calibri" w:eastAsia="Calibri" w:hAnsi="Calibri"/>
              </w:rPr>
            </w:pPr>
            <w:r w:rsidDel="00000000" w:rsidR="00000000" w:rsidRPr="00000000">
              <w:rPr>
                <w:rFonts w:ascii="Calibri" w:cs="Calibri" w:eastAsia="Calibri" w:hAnsi="Calibri"/>
                <w:rtl w:val="0"/>
              </w:rPr>
              <w:t xml:space="preserve">2. Platform Admin suspends or reactivates an account with a reason.</w:t>
            </w:r>
          </w:p>
          <w:p w:rsidR="00000000" w:rsidDel="00000000" w:rsidP="00000000" w:rsidRDefault="00000000" w:rsidRPr="00000000" w14:paraId="000006BB">
            <w:pPr>
              <w:spacing w:after="40" w:lineRule="auto"/>
              <w:rPr>
                <w:rFonts w:ascii="Calibri" w:cs="Calibri" w:eastAsia="Calibri" w:hAnsi="Calibri"/>
              </w:rPr>
            </w:pPr>
            <w:r w:rsidDel="00000000" w:rsidR="00000000" w:rsidRPr="00000000">
              <w:rPr>
                <w:rFonts w:ascii="Calibri" w:cs="Calibri" w:eastAsia="Calibri" w:hAnsi="Calibri"/>
                <w:rtl w:val="0"/>
              </w:rPr>
              <w:t xml:space="preserve">3. Platform Admin unlocks a login locked by failed attempts.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BC">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BD">
            <w:pPr>
              <w:spacing w:after="40" w:lineRule="auto"/>
              <w:rPr>
                <w:rFonts w:ascii="Calibri" w:cs="Calibri" w:eastAsia="Calibri" w:hAnsi="Calibri"/>
              </w:rPr>
            </w:pPr>
            <w:r w:rsidDel="00000000" w:rsidR="00000000" w:rsidRPr="00000000">
              <w:rPr>
                <w:rFonts w:ascii="Calibri" w:cs="Calibri" w:eastAsia="Calibri" w:hAnsi="Calibri"/>
                <w:rtl w:val="0"/>
              </w:rPr>
              <w:t xml:space="preserve">- Protected administrator accounts cannot be suspended by another administrator.</w:t>
            </w:r>
          </w:p>
          <w:p w:rsidR="00000000" w:rsidDel="00000000" w:rsidP="00000000" w:rsidRDefault="00000000" w:rsidRPr="00000000" w14:paraId="000006BE">
            <w:pPr>
              <w:spacing w:after="40" w:lineRule="auto"/>
              <w:rPr>
                <w:rFonts w:ascii="Calibri" w:cs="Calibri" w:eastAsia="Calibri" w:hAnsi="Calibri"/>
              </w:rPr>
            </w:pPr>
            <w:r w:rsidDel="00000000" w:rsidR="00000000" w:rsidRPr="00000000">
              <w:rPr>
                <w:rFonts w:ascii="Calibri" w:cs="Calibri" w:eastAsia="Calibri" w:hAnsi="Calibri"/>
                <w:rtl w:val="0"/>
              </w:rPr>
              <w:t xml:space="preserve">- Every change is audited (BR-30).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BF">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C0">
            <w:pPr>
              <w:spacing w:after="40" w:lineRule="auto"/>
              <w:rPr>
                <w:rFonts w:ascii="Calibri" w:cs="Calibri" w:eastAsia="Calibri" w:hAnsi="Calibri"/>
              </w:rPr>
            </w:pPr>
            <w:r w:rsidDel="00000000" w:rsidR="00000000" w:rsidRPr="00000000">
              <w:rPr>
                <w:rFonts w:ascii="Calibri" w:cs="Calibri" w:eastAsia="Calibri" w:hAnsi="Calibri"/>
                <w:rtl w:val="0"/>
              </w:rPr>
              <w:t xml:space="preserve">The account status is updated.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C1">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C2">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6C3">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6C4">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3.8.2 Review Affiliate Application</w:t>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C5">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C6">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C7">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C8">
            <w:pPr>
              <w:spacing w:after="40" w:lineRule="auto"/>
              <w:rPr>
                <w:rFonts w:ascii="Calibri" w:cs="Calibri" w:eastAsia="Calibri" w:hAnsi="Calibri"/>
              </w:rPr>
            </w:pPr>
            <w:r w:rsidDel="00000000" w:rsidR="00000000" w:rsidRPr="00000000">
              <w:rPr>
                <w:rFonts w:ascii="Calibri" w:cs="Calibri" w:eastAsia="Calibri" w:hAnsi="Calibri"/>
                <w:rtl w:val="0"/>
              </w:rPr>
              <w:t xml:space="preserve">An Affiliate registration is waiting for approval.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C9">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CA">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CB">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CC">
            <w:pPr>
              <w:spacing w:after="40" w:lineRule="auto"/>
              <w:rPr>
                <w:rFonts w:ascii="Calibri" w:cs="Calibri" w:eastAsia="Calibri" w:hAnsi="Calibri"/>
              </w:rPr>
            </w:pPr>
            <w:r w:rsidDel="00000000" w:rsidR="00000000" w:rsidRPr="00000000">
              <w:rPr>
                <w:rFonts w:ascii="Calibri" w:cs="Calibri" w:eastAsia="Calibri" w:hAnsi="Calibri"/>
                <w:rtl w:val="0"/>
              </w:rPr>
              <w:t xml:space="preserve">Approves or rejects an Affiliate.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CD">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CE">
            <w:pPr>
              <w:spacing w:after="40" w:lineRule="auto"/>
              <w:rPr>
                <w:rFonts w:ascii="Calibri" w:cs="Calibri" w:eastAsia="Calibri" w:hAnsi="Calibri"/>
              </w:rPr>
            </w:pPr>
            <w:r w:rsidDel="00000000" w:rsidR="00000000" w:rsidRPr="00000000">
              <w:rPr>
                <w:rFonts w:ascii="Calibri" w:cs="Calibri" w:eastAsia="Calibri" w:hAnsi="Calibri"/>
                <w:rtl w:val="0"/>
              </w:rPr>
              <w:t xml:space="preserve">The Affiliate has verified the email.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CF">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D0">
            <w:pPr>
              <w:spacing w:after="40" w:lineRule="auto"/>
              <w:rPr>
                <w:rFonts w:ascii="Calibri" w:cs="Calibri" w:eastAsia="Calibri" w:hAnsi="Calibri"/>
              </w:rPr>
            </w:pPr>
            <w:r w:rsidDel="00000000" w:rsidR="00000000" w:rsidRPr="00000000">
              <w:rPr>
                <w:rFonts w:ascii="Calibri" w:cs="Calibri" w:eastAsia="Calibri" w:hAnsi="Calibri"/>
                <w:rtl w:val="0"/>
              </w:rPr>
              <w:t xml:space="preserve">1. Platform Admin reviews the Affiliate information.</w:t>
            </w:r>
          </w:p>
          <w:p w:rsidR="00000000" w:rsidDel="00000000" w:rsidP="00000000" w:rsidRDefault="00000000" w:rsidRPr="00000000" w14:paraId="000006D1">
            <w:pPr>
              <w:spacing w:after="40" w:lineRule="auto"/>
              <w:rPr>
                <w:rFonts w:ascii="Calibri" w:cs="Calibri" w:eastAsia="Calibri" w:hAnsi="Calibri"/>
              </w:rPr>
            </w:pPr>
            <w:r w:rsidDel="00000000" w:rsidR="00000000" w:rsidRPr="00000000">
              <w:rPr>
                <w:rFonts w:ascii="Calibri" w:cs="Calibri" w:eastAsia="Calibri" w:hAnsi="Calibri"/>
                <w:rtl w:val="0"/>
              </w:rPr>
              <w:t xml:space="preserve">2. Platform Admin approves or rejects with a reason.</w:t>
            </w:r>
          </w:p>
          <w:p w:rsidR="00000000" w:rsidDel="00000000" w:rsidP="00000000" w:rsidRDefault="00000000" w:rsidRPr="00000000" w14:paraId="000006D2">
            <w:pPr>
              <w:spacing w:after="40" w:lineRule="auto"/>
              <w:rPr>
                <w:rFonts w:ascii="Calibri" w:cs="Calibri" w:eastAsia="Calibri" w:hAnsi="Calibri"/>
              </w:rPr>
            </w:pPr>
            <w:r w:rsidDel="00000000" w:rsidR="00000000" w:rsidRPr="00000000">
              <w:rPr>
                <w:rFonts w:ascii="Calibri" w:cs="Calibri" w:eastAsia="Calibri" w:hAnsi="Calibri"/>
                <w:rtl w:val="0"/>
              </w:rPr>
              <w:t xml:space="preserve">3. The system activates the Affiliate role on approval and emails the result.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D3">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D4">
            <w:pPr>
              <w:spacing w:after="40" w:lineRule="auto"/>
              <w:rPr>
                <w:rFonts w:ascii="Calibri" w:cs="Calibri" w:eastAsia="Calibri" w:hAnsi="Calibri"/>
              </w:rPr>
            </w:pPr>
            <w:r w:rsidDel="00000000" w:rsidR="00000000" w:rsidRPr="00000000">
              <w:rPr>
                <w:rFonts w:ascii="Calibri" w:cs="Calibri" w:eastAsia="Calibri" w:hAnsi="Calibri"/>
                <w:rtl w:val="0"/>
              </w:rPr>
              <w:t xml:space="preserve">- Only an approved Affiliate can submit Candidates (BR-02).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D5">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D6">
            <w:pPr>
              <w:spacing w:after="40" w:lineRule="auto"/>
              <w:rPr>
                <w:rFonts w:ascii="Calibri" w:cs="Calibri" w:eastAsia="Calibri" w:hAnsi="Calibri"/>
              </w:rPr>
            </w:pPr>
            <w:r w:rsidDel="00000000" w:rsidR="00000000" w:rsidRPr="00000000">
              <w:rPr>
                <w:rFonts w:ascii="Calibri" w:cs="Calibri" w:eastAsia="Calibri" w:hAnsi="Calibri"/>
                <w:rtl w:val="0"/>
              </w:rPr>
              <w:t xml:space="preserve">The Affiliate is ACTIVE or REJECTED.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D7">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D8">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6D9">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6DA">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3.8.3 Manage Service Types and Commission Rules</w:t>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DB">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DC">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DD">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DE">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 opens System Configuration.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DF">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E0">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E1">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E2">
            <w:pPr>
              <w:spacing w:after="40" w:lineRule="auto"/>
              <w:rPr>
                <w:rFonts w:ascii="Calibri" w:cs="Calibri" w:eastAsia="Calibri" w:hAnsi="Calibri"/>
              </w:rPr>
            </w:pPr>
            <w:r w:rsidDel="00000000" w:rsidR="00000000" w:rsidRPr="00000000">
              <w:rPr>
                <w:rFonts w:ascii="Calibri" w:cs="Calibri" w:eastAsia="Calibri" w:hAnsi="Calibri"/>
                <w:rtl w:val="0"/>
              </w:rPr>
              <w:t xml:space="preserve">Maintains business configuration.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E3">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E4">
            <w:pPr>
              <w:spacing w:after="40" w:lineRule="auto"/>
              <w:rPr>
                <w:rFonts w:ascii="Calibri" w:cs="Calibri" w:eastAsia="Calibri" w:hAnsi="Calibri"/>
              </w:rPr>
            </w:pPr>
            <w:r w:rsidDel="00000000" w:rsidR="00000000" w:rsidRPr="00000000">
              <w:rPr>
                <w:rFonts w:ascii="Calibri" w:cs="Calibri" w:eastAsia="Calibri" w:hAnsi="Calibri"/>
                <w:rtl w:val="0"/>
              </w:rPr>
              <w:t xml:space="preserve">The user has the Platform Admin role.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E5">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E6">
            <w:pPr>
              <w:spacing w:after="40" w:lineRule="auto"/>
              <w:rPr>
                <w:rFonts w:ascii="Calibri" w:cs="Calibri" w:eastAsia="Calibri" w:hAnsi="Calibri"/>
              </w:rPr>
            </w:pPr>
            <w:r w:rsidDel="00000000" w:rsidR="00000000" w:rsidRPr="00000000">
              <w:rPr>
                <w:rFonts w:ascii="Calibri" w:cs="Calibri" w:eastAsia="Calibri" w:hAnsi="Calibri"/>
                <w:rtl w:val="0"/>
              </w:rPr>
              <w:t xml:space="preserve">1. Platform Admin creates or updates a Service Type and the Roles allowed to submit for it.</w:t>
            </w:r>
          </w:p>
          <w:p w:rsidR="00000000" w:rsidDel="00000000" w:rsidP="00000000" w:rsidRDefault="00000000" w:rsidRPr="00000000" w14:paraId="000006E7">
            <w:pPr>
              <w:spacing w:after="40" w:lineRule="auto"/>
              <w:rPr>
                <w:rFonts w:ascii="Calibri" w:cs="Calibri" w:eastAsia="Calibri" w:hAnsi="Calibri"/>
              </w:rPr>
            </w:pPr>
            <w:r w:rsidDel="00000000" w:rsidR="00000000" w:rsidRPr="00000000">
              <w:rPr>
                <w:rFonts w:ascii="Calibri" w:cs="Calibri" w:eastAsia="Calibri" w:hAnsi="Calibri"/>
                <w:rtl w:val="0"/>
              </w:rPr>
              <w:t xml:space="preserve">2. Platform Admin creates, updates, activates or deactivates Commission Rules per Service Type and milestone.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E8">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E9">
            <w:pPr>
              <w:spacing w:after="40" w:lineRule="auto"/>
              <w:rPr>
                <w:rFonts w:ascii="Calibri" w:cs="Calibri" w:eastAsia="Calibri" w:hAnsi="Calibri"/>
              </w:rPr>
            </w:pPr>
            <w:r w:rsidDel="00000000" w:rsidR="00000000" w:rsidRPr="00000000">
              <w:rPr>
                <w:rFonts w:ascii="Calibri" w:cs="Calibri" w:eastAsia="Calibri" w:hAnsi="Calibri"/>
                <w:rtl w:val="0"/>
              </w:rPr>
              <w:t xml:space="preserve">- Fee multipliers, warranty periods, share rates and package prices are configuration values, not fixed in code (BR-31).</w:t>
            </w:r>
          </w:p>
          <w:p w:rsidR="00000000" w:rsidDel="00000000" w:rsidP="00000000" w:rsidRDefault="00000000" w:rsidRPr="00000000" w14:paraId="000006EA">
            <w:pPr>
              <w:spacing w:after="40" w:lineRule="auto"/>
              <w:rPr>
                <w:rFonts w:ascii="Calibri" w:cs="Calibri" w:eastAsia="Calibri" w:hAnsi="Calibri"/>
              </w:rPr>
            </w:pPr>
            <w:r w:rsidDel="00000000" w:rsidR="00000000" w:rsidRPr="00000000">
              <w:rPr>
                <w:rFonts w:ascii="Calibri" w:cs="Calibri" w:eastAsia="Calibri" w:hAnsi="Calibri"/>
                <w:rtl w:val="0"/>
              </w:rPr>
              <w:t xml:space="preserve">- A rule in use is deactivated, not deleted.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EB">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EC">
            <w:pPr>
              <w:spacing w:after="40" w:lineRule="auto"/>
              <w:rPr>
                <w:rFonts w:ascii="Calibri" w:cs="Calibri" w:eastAsia="Calibri" w:hAnsi="Calibri"/>
              </w:rPr>
            </w:pPr>
            <w:r w:rsidDel="00000000" w:rsidR="00000000" w:rsidRPr="00000000">
              <w:rPr>
                <w:rFonts w:ascii="Calibri" w:cs="Calibri" w:eastAsia="Calibri" w:hAnsi="Calibri"/>
                <w:rtl w:val="0"/>
              </w:rPr>
              <w:t xml:space="preserve">The configuration is updated for subsequent Jobs and Commissions.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ED">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EE">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6EF">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6F0">
      <w:pPr>
        <w:pStyle w:val="Heading4"/>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3.8.4 View Audit Log</w:t>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F1">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6F2">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F3">
            <w:pPr>
              <w:spacing w:after="40"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F4">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 opens Audit Trail.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F5">
            <w:pPr>
              <w:spacing w:after="40" w:lineRule="auto"/>
              <w:rPr>
                <w:rFonts w:ascii="Calibri" w:cs="Calibri" w:eastAsia="Calibri" w:hAnsi="Calibri"/>
              </w:rPr>
            </w:pPr>
            <w:r w:rsidDel="00000000" w:rsidR="00000000" w:rsidRPr="00000000">
              <w:rPr>
                <w:rFonts w:ascii="Calibri" w:cs="Calibri" w:eastAsia="Calibri" w:hAnsi="Calibri"/>
                <w:rtl w:val="0"/>
              </w:rPr>
              <w:t xml:space="preserve">Actors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F6">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F7">
            <w:pPr>
              <w:spacing w:after="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F8">
            <w:pPr>
              <w:spacing w:after="40" w:lineRule="auto"/>
              <w:rPr>
                <w:rFonts w:ascii="Calibri" w:cs="Calibri" w:eastAsia="Calibri" w:hAnsi="Calibri"/>
              </w:rPr>
            </w:pPr>
            <w:r w:rsidDel="00000000" w:rsidR="00000000" w:rsidRPr="00000000">
              <w:rPr>
                <w:rFonts w:ascii="Calibri" w:cs="Calibri" w:eastAsia="Calibri" w:hAnsi="Calibri"/>
                <w:rtl w:val="0"/>
              </w:rPr>
              <w:t xml:space="preserve">Searches and views audit records.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F9">
            <w:pPr>
              <w:spacing w:after="40"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FA">
            <w:pPr>
              <w:spacing w:after="40" w:lineRule="auto"/>
              <w:rPr>
                <w:rFonts w:ascii="Calibri" w:cs="Calibri" w:eastAsia="Calibri" w:hAnsi="Calibri"/>
              </w:rPr>
            </w:pPr>
            <w:r w:rsidDel="00000000" w:rsidR="00000000" w:rsidRPr="00000000">
              <w:rPr>
                <w:rFonts w:ascii="Calibri" w:cs="Calibri" w:eastAsia="Calibri" w:hAnsi="Calibri"/>
                <w:rtl w:val="0"/>
              </w:rPr>
              <w:t xml:space="preserve">The user has the Platform Admin role.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FB">
            <w:pPr>
              <w:spacing w:after="40" w:lineRule="auto"/>
              <w:rPr>
                <w:rFonts w:ascii="Calibri" w:cs="Calibri" w:eastAsia="Calibri" w:hAnsi="Calibri"/>
              </w:rPr>
            </w:pPr>
            <w:r w:rsidDel="00000000" w:rsidR="00000000" w:rsidRPr="00000000">
              <w:rPr>
                <w:rFonts w:ascii="Calibri" w:cs="Calibri" w:eastAsia="Calibri" w:hAnsi="Calibri"/>
                <w:rtl w:val="0"/>
              </w:rPr>
              <w:t xml:space="preserve">Main processing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FC">
            <w:pPr>
              <w:spacing w:after="40" w:lineRule="auto"/>
              <w:rPr>
                <w:rFonts w:ascii="Calibri" w:cs="Calibri" w:eastAsia="Calibri" w:hAnsi="Calibri"/>
              </w:rPr>
            </w:pPr>
            <w:r w:rsidDel="00000000" w:rsidR="00000000" w:rsidRPr="00000000">
              <w:rPr>
                <w:rFonts w:ascii="Calibri" w:cs="Calibri" w:eastAsia="Calibri" w:hAnsi="Calibri"/>
                <w:rtl w:val="0"/>
              </w:rPr>
              <w:t xml:space="preserve">1. Platform Admin filters by time, actor, action or entity.</w:t>
            </w:r>
          </w:p>
          <w:p w:rsidR="00000000" w:rsidDel="00000000" w:rsidP="00000000" w:rsidRDefault="00000000" w:rsidRPr="00000000" w14:paraId="000006FD">
            <w:pPr>
              <w:spacing w:after="40" w:lineRule="auto"/>
              <w:rPr>
                <w:rFonts w:ascii="Calibri" w:cs="Calibri" w:eastAsia="Calibri" w:hAnsi="Calibri"/>
              </w:rPr>
            </w:pPr>
            <w:r w:rsidDel="00000000" w:rsidR="00000000" w:rsidRPr="00000000">
              <w:rPr>
                <w:rFonts w:ascii="Calibri" w:cs="Calibri" w:eastAsia="Calibri" w:hAnsi="Calibri"/>
                <w:rtl w:val="0"/>
              </w:rPr>
              <w:t xml:space="preserve">2. The system lists matching records and shows details on selection.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FE">
            <w:pPr>
              <w:spacing w:after="40" w:lineRule="auto"/>
              <w:rPr>
                <w:rFonts w:ascii="Calibri" w:cs="Calibri" w:eastAsia="Calibri" w:hAnsi="Calibri"/>
              </w:rPr>
            </w:pPr>
            <w:r w:rsidDel="00000000" w:rsidR="00000000" w:rsidRPr="00000000">
              <w:rPr>
                <w:rFonts w:ascii="Calibri" w:cs="Calibri" w:eastAsia="Calibri" w:hAnsi="Calibri"/>
                <w:rtl w:val="0"/>
              </w:rPr>
              <w:t xml:space="preserve">Validation and business rules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6FF">
            <w:pPr>
              <w:spacing w:after="40" w:lineRule="auto"/>
              <w:rPr>
                <w:rFonts w:ascii="Calibri" w:cs="Calibri" w:eastAsia="Calibri" w:hAnsi="Calibri"/>
              </w:rPr>
            </w:pPr>
            <w:r w:rsidDel="00000000" w:rsidR="00000000" w:rsidRPr="00000000">
              <w:rPr>
                <w:rFonts w:ascii="Calibri" w:cs="Calibri" w:eastAsia="Calibri" w:hAnsi="Calibri"/>
                <w:rtl w:val="0"/>
              </w:rPr>
              <w:t xml:space="preserve">- Audit records are read-only (BR-30).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00">
            <w:pPr>
              <w:spacing w:after="40"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01">
            <w:pPr>
              <w:spacing w:after="40" w:lineRule="auto"/>
              <w:rPr>
                <w:rFonts w:ascii="Calibri" w:cs="Calibri" w:eastAsia="Calibri" w:hAnsi="Calibri"/>
              </w:rPr>
            </w:pPr>
            <w:r w:rsidDel="00000000" w:rsidR="00000000" w:rsidRPr="00000000">
              <w:rPr>
                <w:rFonts w:ascii="Calibri" w:cs="Calibri" w:eastAsia="Calibri" w:hAnsi="Calibri"/>
                <w:rtl w:val="0"/>
              </w:rPr>
              <w:t xml:space="preserve">The audit records are displayed.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02">
            <w:pPr>
              <w:spacing w:after="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03">
            <w:pPr>
              <w:spacing w:after="40" w:lineRule="auto"/>
              <w:rPr>
                <w:rFonts w:ascii="Calibri" w:cs="Calibri" w:eastAsia="Calibri" w:hAnsi="Calibri"/>
              </w:rPr>
            </w:pPr>
            <w:r w:rsidDel="00000000" w:rsidR="00000000" w:rsidRPr="00000000">
              <w:rPr>
                <w:rFonts w:ascii="Calibri" w:cs="Calibri" w:eastAsia="Calibri" w:hAnsi="Calibri"/>
                <w:rtl w:val="0"/>
              </w:rPr>
              <w:t xml:space="preserve">Implemented in backend</w:t>
            </w:r>
          </w:p>
        </w:tc>
      </w:tr>
    </w:tbl>
    <w:p w:rsidR="00000000" w:rsidDel="00000000" w:rsidP="00000000" w:rsidRDefault="00000000" w:rsidRPr="00000000" w14:paraId="00000704">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705">
      <w:pPr>
        <w:pStyle w:val="Head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 Non-Functional Requirements</w:t>
      </w:r>
    </w:p>
    <w:p w:rsidR="00000000" w:rsidDel="00000000" w:rsidP="00000000" w:rsidRDefault="00000000" w:rsidRPr="00000000" w14:paraId="00000706">
      <w:pPr>
        <w:pStyle w:val="Heading3"/>
        <w:rPr>
          <w:rFonts w:ascii="Calibri" w:cs="Calibri" w:eastAsia="Calibri" w:hAnsi="Calibri"/>
          <w:color w:val="1e4d78"/>
          <w:sz w:val="22"/>
          <w:szCs w:val="22"/>
        </w:rPr>
      </w:pPr>
      <w:r w:rsidDel="00000000" w:rsidR="00000000" w:rsidRPr="00000000">
        <w:rPr>
          <w:rFonts w:ascii="Calibri" w:cs="Calibri" w:eastAsia="Calibri" w:hAnsi="Calibri"/>
          <w:color w:val="1e4d78"/>
          <w:sz w:val="22"/>
          <w:szCs w:val="22"/>
          <w:rtl w:val="0"/>
        </w:rPr>
        <w:t xml:space="preserve">4.1 External Interfaces</w:t>
      </w:r>
    </w:p>
    <w:p w:rsidR="00000000" w:rsidDel="00000000" w:rsidP="00000000" w:rsidRDefault="00000000" w:rsidRPr="00000000" w14:paraId="00000707">
      <w:pPr>
        <w:spacing w:after="120" w:lineRule="auto"/>
        <w:rPr>
          <w:rFonts w:ascii="Calibri" w:cs="Calibri" w:eastAsia="Calibri" w:hAnsi="Calibri"/>
        </w:rPr>
      </w:pPr>
      <w:r>
        <w:rPr>
          <w:rFonts w:ascii="Calibri" w:cs="Calibri" w:eastAsia="Calibri" w:hAnsi="Calibri"/>
          <w:rtl w:val="0"/>
        </w:rPr>
        <w:t xml:space="preserve">User interfaces. HR Connect is a responsive web application: a public site (home, job search, job detail, service pages) and an authenticated dashboard per Role. It supports current versions of Chrome, Edge, Firefox and Safari on desktop and mobile widths. </w:t>
      </w:r>
      <w:del w:id="9283" w:author="Lu (Claude)" w:date="2026-10-21T00:00:00Z">
        <w:r>
          <w:rPr>
            <w:rFonts w:ascii="Calibri" w:cs="Calibri" w:eastAsia="Calibri" w:hAnsi="Calibri"/>
            <w:rtl w:val="0"/>
          </w:rPr>
          <w:delText xml:space="preserve">The interface is available in Vietnamese and English.</w:delText>
        </w:r>
      </w:del>
      <w:ins w:id="9284" w:author="Lu (Claude)" w:date="2026-10-21T00:00:00Z">
        <w:r>
          <w:rPr>
            <w:rFonts w:ascii="Calibri" w:cs="Calibri" w:eastAsia="Calibri" w:hAnsi="Calibri"/>
            <w:rtl w:val="0"/>
          </w:rPr>
          <w:t xml:space="preserve">The interface is in Vietnamese; the public pages also offer English.</w:t>
        </w:r>
      </w:ins>
    </w:p>
    <w:p w:rsidR="00000000" w:rsidDel="00000000" w:rsidP="00000000" w:rsidRDefault="00000000" w:rsidRPr="00000000" w14:paraId="00000708">
      <w:pPr>
        <w:spacing w:after="120" w:lineRule="auto"/>
        <w:rPr>
          <w:rFonts w:ascii="Calibri" w:cs="Calibri" w:eastAsia="Calibri" w:hAnsi="Calibri"/>
        </w:rPr>
      </w:pPr>
      <w:r w:rsidDel="00000000" w:rsidR="00000000" w:rsidRPr="00000000">
        <w:rPr>
          <w:rFonts w:ascii="Calibri" w:cs="Calibri" w:eastAsia="Calibri" w:hAnsi="Calibri"/>
          <w:rtl w:val="0"/>
        </w:rPr>
        <w:t xml:space="preserve">Software interfaces:</w:t>
      </w:r>
    </w:p>
    <w:p w:rsidR="00000000" w:rsidDel="00000000" w:rsidP="00000000" w:rsidRDefault="00000000" w:rsidRPr="00000000" w14:paraId="00000709">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Table 4.1. Software Interfaces</w:t>
      </w: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5"/>
        <w:gridCol w:w="2257"/>
        <w:gridCol w:w="3159"/>
        <w:gridCol w:w="1985"/>
        <w:tblGridChange w:id="0">
          <w:tblGrid>
            <w:gridCol w:w="1625"/>
            <w:gridCol w:w="2257"/>
            <w:gridCol w:w="3159"/>
            <w:gridCol w:w="198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70A">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Interface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70B">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Counterpart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70C">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70D">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Protocol / Format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0E">
            <w:pPr>
              <w:spacing w:after="40" w:lineRule="auto"/>
              <w:rPr>
                <w:rFonts w:ascii="Calibri" w:cs="Calibri" w:eastAsia="Calibri" w:hAnsi="Calibri"/>
              </w:rPr>
            </w:pPr>
            <w:r w:rsidDel="00000000" w:rsidR="00000000" w:rsidRPr="00000000">
              <w:rPr>
                <w:rFonts w:ascii="Calibri" w:cs="Calibri" w:eastAsia="Calibri" w:hAnsi="Calibri"/>
                <w:rtl w:val="0"/>
              </w:rPr>
              <w:t xml:space="preserve">REST API</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0F">
            <w:pPr>
              <w:spacing w:after="40" w:lineRule="auto"/>
              <w:rPr>
                <w:rFonts w:ascii="Calibri" w:cs="Calibri" w:eastAsia="Calibri" w:hAnsi="Calibri"/>
              </w:rPr>
            </w:pPr>
            <w:r w:rsidDel="00000000" w:rsidR="00000000" w:rsidRPr="00000000">
              <w:rPr>
                <w:rFonts w:ascii="Calibri" w:cs="Calibri" w:eastAsia="Calibri" w:hAnsi="Calibri"/>
                <w:rtl w:val="0"/>
              </w:rPr>
              <w:t xml:space="preserve">Web frontend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0">
            <w:pPr>
              <w:spacing w:after="40" w:lineRule="auto"/>
              <w:rPr>
                <w:rFonts w:ascii="Calibri" w:cs="Calibri" w:eastAsia="Calibri" w:hAnsi="Calibri"/>
              </w:rPr>
            </w:pPr>
            <w:r w:rsidDel="00000000" w:rsidR="00000000" w:rsidRPr="00000000">
              <w:rPr>
                <w:rFonts w:ascii="Calibri" w:cs="Calibri" w:eastAsia="Calibri" w:hAnsi="Calibri"/>
                <w:rtl w:val="0"/>
              </w:rPr>
              <w:t xml:space="preserve">All client operations, versioned under /api/v1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1">
            <w:pPr>
              <w:spacing w:after="40" w:lineRule="auto"/>
              <w:rPr>
                <w:rFonts w:ascii="Calibri" w:cs="Calibri" w:eastAsia="Calibri" w:hAnsi="Calibri"/>
              </w:rPr>
            </w:pPr>
            <w:r w:rsidDel="00000000" w:rsidR="00000000" w:rsidRPr="00000000">
              <w:rPr>
                <w:rFonts w:ascii="Calibri" w:cs="Calibri" w:eastAsia="Calibri" w:hAnsi="Calibri"/>
                <w:rtl w:val="0"/>
              </w:rPr>
              <w:t xml:space="preserve">HTTPS, JSON, JWT bearer token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2">
            <w:pPr>
              <w:spacing w:after="40" w:lineRule="auto"/>
              <w:rPr>
                <w:rFonts w:ascii="Calibri" w:cs="Calibri" w:eastAsia="Calibri" w:hAnsi="Calibri"/>
              </w:rPr>
            </w:pPr>
            <w:r w:rsidDel="00000000" w:rsidR="00000000" w:rsidRPr="00000000">
              <w:rPr>
                <w:rFonts w:ascii="Calibri" w:cs="Calibri" w:eastAsia="Calibri" w:hAnsi="Calibri"/>
                <w:rtl w:val="0"/>
              </w:rPr>
              <w:t xml:space="preserve">Internal AI interface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3">
            <w:pPr>
              <w:spacing w:after="40" w:lineRule="auto"/>
              <w:rPr>
                <w:rFonts w:ascii="Calibri" w:cs="Calibri" w:eastAsia="Calibri" w:hAnsi="Calibri"/>
              </w:rPr>
            </w:pPr>
            <w:r w:rsidDel="00000000" w:rsidR="00000000" w:rsidRPr="00000000">
              <w:rPr>
                <w:rFonts w:ascii="Calibri" w:cs="Calibri" w:eastAsia="Calibri" w:hAnsi="Calibri"/>
                <w:rtl w:val="0"/>
              </w:rPr>
              <w:t xml:space="preserve">AI Matching Service (internal subsystem)</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4">
            <w:pPr>
              <w:spacing w:after="40" w:lineRule="auto"/>
              <w:rPr>
                <w:rFonts w:ascii="Calibri" w:cs="Calibri" w:eastAsia="Calibri" w:hAnsi="Calibri"/>
              </w:rPr>
            </w:pPr>
            <w:r w:rsidDel="00000000" w:rsidR="00000000" w:rsidRPr="00000000">
              <w:rPr>
                <w:rFonts w:ascii="Calibri" w:cs="Calibri" w:eastAsia="Calibri" w:hAnsi="Calibri"/>
                <w:rtl w:val="0"/>
              </w:rPr>
              <w:t xml:space="preserve">Send CV and Job data for evaluation; receive score, tier and evidence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5">
            <w:pPr>
              <w:spacing w:after="40" w:lineRule="auto"/>
              <w:rPr>
                <w:rFonts w:ascii="Calibri" w:cs="Calibri" w:eastAsia="Calibri" w:hAnsi="Calibri"/>
              </w:rPr>
            </w:pPr>
            <w:r w:rsidDel="00000000" w:rsidR="00000000" w:rsidRPr="00000000">
              <w:rPr>
                <w:rFonts w:ascii="Calibri" w:cs="Calibri" w:eastAsia="Calibri" w:hAnsi="Calibri"/>
                <w:rtl w:val="0"/>
              </w:rPr>
              <w:t xml:space="preserve">HTTPS, JSON, service credential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6">
            <w:pPr>
              <w:spacing w:after="40" w:lineRule="auto"/>
              <w:rPr>
                <w:rFonts w:ascii="Calibri" w:cs="Calibri" w:eastAsia="Calibri" w:hAnsi="Calibri"/>
              </w:rPr>
            </w:pPr>
            <w:r w:rsidDel="00000000" w:rsidR="00000000" w:rsidRPr="00000000">
              <w:rPr>
                <w:rFonts w:ascii="Calibri" w:cs="Calibri" w:eastAsia="Calibri" w:hAnsi="Calibri"/>
                <w:rtl w:val="0"/>
              </w:rPr>
              <w:t xml:space="preserve">Email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7">
            <w:pPr>
              <w:spacing w:after="40" w:lineRule="auto"/>
              <w:rPr>
                <w:rFonts w:ascii="Calibri" w:cs="Calibri" w:eastAsia="Calibri" w:hAnsi="Calibri"/>
              </w:rPr>
            </w:pPr>
            <w:r w:rsidDel="00000000" w:rsidR="00000000" w:rsidRPr="00000000">
              <w:rPr>
                <w:rFonts w:ascii="Calibri" w:cs="Calibri" w:eastAsia="Calibri" w:hAnsi="Calibri"/>
                <w:rtl w:val="0"/>
              </w:rPr>
              <w:t xml:space="preserve">External Email Service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8">
            <w:pPr>
              <w:spacing w:after="40" w:lineRule="auto"/>
              <w:rPr>
                <w:rFonts w:ascii="Calibri" w:cs="Calibri" w:eastAsia="Calibri" w:hAnsi="Calibri"/>
              </w:rPr>
            </w:pPr>
            <w:r w:rsidDel="00000000" w:rsidR="00000000" w:rsidRPr="00000000">
              <w:rPr>
                <w:rFonts w:ascii="Calibri" w:cs="Calibri" w:eastAsia="Calibri" w:hAnsi="Calibri"/>
                <w:rtl w:val="0"/>
              </w:rPr>
              <w:t xml:space="preserve">OTP, password reset, consent requests, notifications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9">
            <w:pPr>
              <w:spacing w:after="40" w:lineRule="auto"/>
              <w:rPr>
                <w:rFonts w:ascii="Calibri" w:cs="Calibri" w:eastAsia="Calibri" w:hAnsi="Calibri"/>
              </w:rPr>
            </w:pPr>
            <w:r w:rsidDel="00000000" w:rsidR="00000000" w:rsidRPr="00000000">
              <w:rPr>
                <w:rFonts w:ascii="Calibri" w:cs="Calibri" w:eastAsia="Calibri" w:hAnsi="Calibri"/>
                <w:rtl w:val="0"/>
              </w:rPr>
              <w:t xml:space="preserve">HTTPS API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A">
            <w:pPr>
              <w:spacing w:after="40" w:lineRule="auto"/>
              <w:rPr>
                <w:rFonts w:ascii="Calibri" w:cs="Calibri" w:eastAsia="Calibri" w:hAnsi="Calibri"/>
              </w:rPr>
            </w:pPr>
            <w:r w:rsidDel="00000000" w:rsidR="00000000" w:rsidRPr="00000000">
              <w:rPr>
                <w:rFonts w:ascii="Calibri" w:cs="Calibri" w:eastAsia="Calibri" w:hAnsi="Calibri"/>
                <w:rtl w:val="0"/>
              </w:rPr>
              <w:t xml:space="preserve">Object storage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B">
            <w:pPr>
              <w:spacing w:after="40" w:lineRule="auto"/>
              <w:rPr>
                <w:rFonts w:ascii="Calibri" w:cs="Calibri" w:eastAsia="Calibri" w:hAnsi="Calibri"/>
              </w:rPr>
            </w:pPr>
            <w:r w:rsidDel="00000000" w:rsidR="00000000" w:rsidRPr="00000000">
              <w:rPr>
                <w:rFonts w:ascii="Calibri" w:cs="Calibri" w:eastAsia="Calibri" w:hAnsi="Calibri"/>
                <w:rtl w:val="0"/>
              </w:rPr>
              <w:t xml:space="preserve">External S3-compatible storage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C">
            <w:pPr>
              <w:spacing w:after="40" w:lineRule="auto"/>
              <w:rPr>
                <w:rFonts w:ascii="Calibri" w:cs="Calibri" w:eastAsia="Calibri" w:hAnsi="Calibri"/>
              </w:rPr>
            </w:pPr>
            <w:r w:rsidDel="00000000" w:rsidR="00000000" w:rsidRPr="00000000">
              <w:rPr>
                <w:rFonts w:ascii="Calibri" w:cs="Calibri" w:eastAsia="Calibri" w:hAnsi="Calibri"/>
                <w:rtl w:val="0"/>
              </w:rPr>
              <w:t xml:space="preserve">Store and retrieve CV files and images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D">
            <w:pPr>
              <w:spacing w:after="40" w:lineRule="auto"/>
              <w:rPr>
                <w:rFonts w:ascii="Calibri" w:cs="Calibri" w:eastAsia="Calibri" w:hAnsi="Calibri"/>
              </w:rPr>
            </w:pPr>
            <w:r w:rsidDel="00000000" w:rsidR="00000000" w:rsidRPr="00000000">
              <w:rPr>
                <w:rFonts w:ascii="Calibri" w:cs="Calibri" w:eastAsia="Calibri" w:hAnsi="Calibri"/>
                <w:rtl w:val="0"/>
              </w:rPr>
              <w:t xml:space="preserve">HTTPS, signed URLs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E">
            <w:pPr>
              <w:spacing w:after="40" w:lineRule="auto"/>
              <w:rPr>
                <w:rFonts w:ascii="Calibri" w:cs="Calibri" w:eastAsia="Calibri" w:hAnsi="Calibri"/>
              </w:rPr>
            </w:pPr>
            <w:r w:rsidDel="00000000" w:rsidR="00000000" w:rsidRPr="00000000">
              <w:rPr>
                <w:rFonts w:ascii="Calibri" w:cs="Calibri" w:eastAsia="Calibri" w:hAnsi="Calibri"/>
                <w:rtl w:val="0"/>
              </w:rPr>
              <w:t xml:space="preserve">Database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1F">
            <w:pPr>
              <w:spacing w:after="40" w:lineRule="auto"/>
              <w:rPr>
                <w:rFonts w:ascii="Calibri" w:cs="Calibri" w:eastAsia="Calibri" w:hAnsi="Calibri"/>
              </w:rPr>
            </w:pPr>
            <w:r w:rsidDel="00000000" w:rsidR="00000000" w:rsidRPr="00000000">
              <w:rPr>
                <w:rFonts w:ascii="Calibri" w:cs="Calibri" w:eastAsia="Calibri" w:hAnsi="Calibri"/>
                <w:rtl w:val="0"/>
              </w:rPr>
              <w:t xml:space="preserve">PostgreSQL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20">
            <w:pPr>
              <w:spacing w:after="40" w:lineRule="auto"/>
              <w:rPr>
                <w:rFonts w:ascii="Calibri" w:cs="Calibri" w:eastAsia="Calibri" w:hAnsi="Calibri"/>
              </w:rPr>
            </w:pPr>
            <w:r w:rsidDel="00000000" w:rsidR="00000000" w:rsidRPr="00000000">
              <w:rPr>
                <w:rFonts w:ascii="Calibri" w:cs="Calibri" w:eastAsia="Calibri" w:hAnsi="Calibri"/>
                <w:rtl w:val="0"/>
              </w:rPr>
              <w:t xml:space="preserve">Transactional data</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21">
            <w:pPr>
              <w:spacing w:after="40" w:lineRule="auto"/>
              <w:rPr>
                <w:rFonts w:ascii="Calibri" w:cs="Calibri" w:eastAsia="Calibri" w:hAnsi="Calibri"/>
              </w:rPr>
            </w:pPr>
            <w:r w:rsidDel="00000000" w:rsidR="00000000" w:rsidRPr="00000000">
              <w:rPr>
                <w:rFonts w:ascii="Calibri" w:cs="Calibri" w:eastAsia="Calibri" w:hAnsi="Calibri"/>
                <w:rtl w:val="0"/>
              </w:rPr>
              <w:t xml:space="preserve">SQL through the data-access layer</w:t>
            </w:r>
          </w:p>
        </w:tc>
      </w:tr>
      <w:tr>
        <w:trPr>
          <w:cantSplit w:val="1"/>
          <w:tblHeader w:val="0"/>
          <w:ins w:id="9289"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285" w:author="Lu (Claude)" w:date="2026-10-21T00:00:00Z">
              <w:r>
                <w:rPr>
                  <w:rFonts w:ascii="Calibri" w:cs="Calibri" w:eastAsia="Calibri" w:hAnsi="Calibri"/>
                  <w:rtl w:val="0"/>
                </w:rPr>
                <w:t xml:space="preserve">Real-time channel</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286" w:author="Lu (Claude)" w:date="2026-10-21T00:00:00Z">
              <w:r>
                <w:rPr>
                  <w:rFonts w:ascii="Calibri" w:cs="Calibri" w:eastAsia="Calibri" w:hAnsi="Calibri"/>
                  <w:rtl w:val="0"/>
                </w:rPr>
                <w:t xml:space="preserve">Web frontend</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287" w:author="Lu (Claude)" w:date="2026-10-21T00:00:00Z">
              <w:r>
                <w:rPr>
                  <w:rFonts w:ascii="Calibri" w:cs="Calibri" w:eastAsia="Calibri" w:hAnsi="Calibri"/>
                  <w:rtl w:val="0"/>
                </w:rPr>
                <w:t xml:space="preserve">Push new notifications to signed-in users</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288" w:author="Lu (Claude)" w:date="2026-10-21T00:00:00Z">
              <w:r>
                <w:rPr>
                  <w:rFonts w:ascii="Calibri" w:cs="Calibri" w:eastAsia="Calibri" w:hAnsi="Calibri"/>
                  <w:rtl w:val="0"/>
                </w:rPr>
                <w:t xml:space="preserve">WebSocket (SignalR) over HTTPS, JWT</w:t>
              </w:r>
            </w:ins>
          </w:p>
        </w:tc>
      </w:tr>
    </w:tbl>
    <w:p w:rsidR="00000000" w:rsidDel="00000000" w:rsidP="00000000" w:rsidRDefault="00000000" w:rsidRPr="00000000" w14:paraId="00000722">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723">
      <w:pPr>
        <w:spacing w:after="120" w:lineRule="auto"/>
        <w:rPr>
          <w:rFonts w:ascii="Calibri" w:cs="Calibri" w:eastAsia="Calibri" w:hAnsi="Calibri"/>
        </w:rPr>
      </w:pPr>
      <w:r w:rsidDel="00000000" w:rsidR="00000000" w:rsidRPr="00000000">
        <w:rPr>
          <w:rFonts w:ascii="Calibri" w:cs="Calibri" w:eastAsia="Calibri" w:hAnsi="Calibri"/>
          <w:rtl w:val="0"/>
        </w:rPr>
        <w:t xml:space="preserve">Communications interfaces. All traffic between browser, API, AI service and external services uses HTTPS. No hardware interfaces are required.</w:t>
      </w:r>
    </w:p>
    <w:p w:rsidR="00000000" w:rsidDel="00000000" w:rsidP="00000000" w:rsidRDefault="00000000" w:rsidRPr="00000000" w14:paraId="00000724">
      <w:pPr>
        <w:pStyle w:val="Heading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 Quality Attributes</w:t>
      </w:r>
    </w:p>
    <w:p w:rsidR="00000000" w:rsidDel="00000000" w:rsidP="00000000" w:rsidRDefault="00000000" w:rsidRPr="00000000" w14:paraId="00000725">
      <w:pPr>
        <w:pStyle w:val="Heading4"/>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4.2.1 Usability</w:t>
      </w:r>
    </w:p>
    <w:p w:rsidR="00000000" w:rsidDel="00000000" w:rsidP="00000000" w:rsidRDefault="00000000" w:rsidRPr="00000000" w14:paraId="00000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new Candidate can register, upload a CV and apply to a Job in 5 minutes or less without training.</w:t>
      </w:r>
    </w:p>
    <w:p w:rsidR="00000000" w:rsidDel="00000000" w:rsidP="00000000" w:rsidRDefault="00000000" w:rsidRPr="00000000" w14:paraId="00000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Client Company User can create and submit a Job in 10 minutes or less after a 30-minute introduction.</w:t>
      </w:r>
    </w:p>
    <w:p w:rsidR="00000000" w:rsidDel="00000000" w:rsidP="00000000" w:rsidRDefault="00000000" w:rsidRPr="00000000" w14:paraId="00000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Every validation error is shown next to the field concerned with a message stating how to correct it.</w:t>
      </w:r>
    </w:p>
    <w:p w:rsidR="00000000" w:rsidDel="00000000" w:rsidP="00000000" w:rsidRDefault="00000000" w:rsidRPr="00000000" w14:paraId="00000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Match Tiers are shown with a text label in addition to colour, so that they do not rely on colour alone.</w:t>
      </w:r>
    </w:p>
    <w:p w:rsidR="00000000" w:rsidDel="00000000" w:rsidP="00000000" w:rsidRDefault="00000000" w:rsidRPr="00000000" w14:paraId="0000072A">
      <w:pPr>
        <w:pStyle w:val="Heading4"/>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4.2.2 Reliability</w:t>
      </w:r>
    </w:p>
    <w:p w:rsidR="00000000" w:rsidDel="00000000" w:rsidP="00000000" w:rsidRDefault="00000000" w:rsidRPr="00000000" w14:paraId="00000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Availability of at least 99% during business hours (08:00 to 18:00, Monday to Saturday), excluding announced maintenance.</w:t>
      </w:r>
    </w:p>
    <w:p w:rsidR="00000000" w:rsidDel="00000000" w:rsidP="00000000" w:rsidRDefault="00000000" w:rsidRPr="00000000" w14:paraId="00000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duplicate check runs synchronously before a CV is accepted and is exact on normalized email and phone matches.</w:t>
      </w:r>
    </w:p>
    <w:p w:rsidR="00000000" w:rsidDel="00000000" w:rsidP="00000000" w:rsidRDefault="00000000" w:rsidRPr="00000000" w14:paraId="00000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failure of the AI Matching Service or the Email Service does not block submissions: evaluations and emails are queued and retried.</w:t>
      </w:r>
    </w:p>
    <w:p w:rsidR="00000000" w:rsidDel="00000000" w:rsidP="00000000" w:rsidRDefault="00000000" w:rsidRPr="00000000" w14:paraId="00000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No acknowledged transaction is lost on restart; status changes and their history are saved in one database transaction.</w:t>
      </w:r>
    </w:p>
    <w:p w:rsidR="00000000" w:rsidDel="00000000" w:rsidP="00000000" w:rsidRDefault="00000000" w:rsidRPr="00000000" w14:paraId="00000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Daily database backup, with recovery to the previous day's state within 4 hours.</w:t>
      </w:r>
    </w:p>
    <w:p w:rsidR="00000000" w:rsidDel="00000000" w:rsidP="00000000" w:rsidRDefault="00000000" w:rsidRPr="00000000" w14:paraId="00000730">
      <w:pPr>
        <w:pStyle w:val="Heading4"/>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4.2.3 Performance</w:t>
      </w:r>
    </w:p>
    <w:p w:rsidR="00000000" w:rsidDel="00000000" w:rsidP="00000000" w:rsidRDefault="00000000" w:rsidRPr="00000000" w14:paraId="00000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Job search and filtering return within 2 seconds for 95% of requests with a Candidate pool of at least 50,000 profiles.</w:t>
      </w:r>
    </w:p>
    <w:p w:rsidR="00000000" w:rsidDel="00000000" w:rsidP="00000000" w:rsidRDefault="00000000" w:rsidRPr="00000000" w14:paraId="00000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Other interactive API requests respond within 1 second for 95% of requests under 100 concurrent users.</w:t>
      </w:r>
    </w:p>
    <w:p w:rsidR="00000000" w:rsidDel="00000000" w:rsidP="00000000" w:rsidRDefault="00000000" w:rsidRPr="00000000" w14:paraId="00000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AI Match Score for one CV and Job pair is computed within 5 seconds on average; an evaluation is treated as timed out after 15 minutes.</w:t>
      </w:r>
    </w:p>
    <w:p w:rsidR="00000000" w:rsidDel="00000000" w:rsidP="00000000" w:rsidRDefault="00000000" w:rsidRPr="00000000" w14:paraId="00000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CV upload of up to 5 MB completes within 10 seconds on a 10 Mbps connection.</w:t>
      </w:r>
    </w:p>
    <w:p w:rsidR="00000000" w:rsidDel="00000000" w:rsidP="00000000" w:rsidRDefault="00000000" w:rsidRPr="00000000" w14:paraId="00000735">
      <w:pPr>
        <w:pStyle w:val="Heading4"/>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4.2.4 Security</w:t>
      </w:r>
    </w:p>
    <w:p w:rsidR="00000000" w:rsidDel="00000000" w:rsidP="00000000" w:rsidRDefault="00000000" w:rsidRPr="00000000" w14:paraId="000007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Role-based access control separates Guest, Candidate, Affiliate, Client Company User, Internal HR and Platform Admin data and functions.</w:t>
      </w:r>
    </w:p>
    <w:p w:rsidR="00000000" w:rsidDel="00000000" w:rsidP="00000000" w:rsidRDefault="00000000" w:rsidRPr="00000000" w14:paraId="00000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Passwords are stored only as salted hashes; access tokens are short-lived and refresh tokens are revocable.</w:t>
      </w:r>
    </w:p>
    <w:p w:rsidR="00000000" w:rsidDel="00000000" w:rsidP="00000000" w:rsidRDefault="00000000" w:rsidRPr="00000000" w14:paraId="00000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Personal data of Candidates (CV files, salary, contact details) is stored and transmitted encrypted, in line with Vietnam's personal data protection regulations.</w:t>
      </w:r>
    </w:p>
    <w:p w:rsidR="00000000" w:rsidDel="00000000" w:rsidP="00000000" w:rsidRDefault="00000000" w:rsidRPr="00000000" w14:paraId="00000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CV files are accessed only through temporary signed URLs, and each access is audited.</w:t>
      </w:r>
    </w:p>
    <w:p w:rsidR="00000000" w:rsidDel="00000000" w:rsidP="00000000" w:rsidRDefault="00000000" w:rsidRPr="00000000" w14:paraId="000007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Authentication endpoints are rate-limited, and logins are locked after repeated failures.</w:t>
      </w:r>
    </w:p>
    <w:p w:rsidR="00000000" w:rsidDel="00000000" w:rsidP="00000000" w:rsidRDefault="00000000" w:rsidRPr="00000000" w14:paraId="0000073B">
      <w:pPr>
        <w:pStyle w:val="Heading4"/>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4.2.5 Maintainability</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Requirement keyword sets, Match Tier thresholds, Service Types, Commission Rules and the industry taxonomy can be changed without code changes.</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backend follows a layered architecture with one handler per command or query; business handlers are covered by automated unit tests.</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Database schema changes are delivered as versioned migrations.</w:t>
      </w:r>
    </w:p>
    <w:p w:rsidR="00000000" w:rsidDel="00000000" w:rsidP="00000000" w:rsidRDefault="00000000" w:rsidRPr="00000000" w14:paraId="0000073F">
      <w:pPr>
        <w:pStyle w:val="Heading4"/>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4.2.6 Scalability</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AI Matching Service can be scaled horizontally and independently of the transactional backend.</w:t>
      </w:r>
    </w:p>
    <w:p w:rsidR="00000000" w:rsidDel="00000000" w:rsidP="00000000" w:rsidRDefault="00000000" w:rsidRPr="00000000" w14:paraId="00000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Evaluation requests are queued so that peaks in submissions do not slow down interactive requests.</w:t>
      </w:r>
    </w:p>
    <w:p w:rsidR="00000000" w:rsidDel="00000000" w:rsidP="00000000" w:rsidRDefault="00000000" w:rsidRPr="00000000" w14:paraId="00000742">
      <w:pPr>
        <w:pStyle w:val="Heading4"/>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4.2.7 Auditability</w:t>
      </w:r>
    </w:p>
    <w:p w:rsidR="00000000" w:rsidDel="00000000" w:rsidP="00000000" w:rsidRDefault="00000000" w:rsidRPr="00000000" w14:paraId="00000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Every Attribution, Commission calculation, approval, status change and dispute decision is logged with actor, server timestamp and reason, and is reviewable by Platform Admin.</w:t>
      </w:r>
    </w:p>
    <w:p w:rsidR="00000000" w:rsidDel="00000000" w:rsidP="00000000" w:rsidRDefault="00000000" w:rsidRPr="00000000" w14:paraId="00000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Audit records cannot be edited or deleted through the application.</w:t>
      </w:r>
    </w:p>
    <w:p w:rsidR="00000000" w:rsidDel="00000000" w:rsidP="00000000" w:rsidRDefault="00000000" w:rsidRPr="00000000" w14:paraId="00000745">
      <w:pPr>
        <w:pStyle w:val="Head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 Requirement Appendix</w:t>
      </w:r>
    </w:p>
    <w:p w:rsidR="00000000" w:rsidDel="00000000" w:rsidP="00000000" w:rsidRDefault="00000000" w:rsidRPr="00000000" w14:paraId="00000746">
      <w:pPr>
        <w:pStyle w:val="Heading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5.1 Business Rules</w:t>
      </w:r>
    </w:p>
    <w:p w:rsidR="00000000" w:rsidDel="00000000" w:rsidP="00000000" w:rsidRDefault="00000000" w:rsidRPr="00000000" w14:paraId="00000747">
      <w:pPr>
        <w:spacing w:after="120" w:lineRule="auto"/>
        <w:rPr>
          <w:rFonts w:ascii="Calibri" w:cs="Calibri" w:eastAsia="Calibri" w:hAnsi="Calibri"/>
        </w:rPr>
      </w:pPr>
      <w:del w:id="9328" w:author="Lu (Claude)" w:date="2026-10-21T00:00:00Z">
        <w:r>
          <w:rPr>
            <w:rFonts w:ascii="Calibri" w:cs="Calibri" w:eastAsia="Calibri" w:hAnsi="Calibri"/>
            <w:rtl w:val="0"/>
          </w:rPr>
          <w:delText xml:space="preserve">Rules marked [TBC] are the team's proposal and are to be confirmed with the supervisor.</w:delText>
        </w:r>
      </w:del>
      <w:ins w:id="9329" w:author="Lu (Claude)" w:date="2026-10-21T00:00:00Z">
        <w:r>
          <w:rPr>
            <w:rFonts w:ascii="Calibri" w:cs="Calibri" w:eastAsia="Calibri" w:hAnsi="Calibri"/>
            <w:rtl w:val="0"/>
          </w:rPr>
          <w:t xml:space="preserve">All rules below are confirmed by the team; rules marked [Planned] describe behaviour that is designed but not yet implemented.</w:t>
        </w:r>
      </w:ins>
    </w:p>
    <w:p w:rsidR="00000000" w:rsidDel="00000000" w:rsidP="00000000" w:rsidRDefault="00000000" w:rsidRPr="00000000" w14:paraId="00000748">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Table 5.1. Business Rules</w:t>
      </w: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3"/>
        <w:gridCol w:w="8123"/>
        <w:tblGridChange w:id="0">
          <w:tblGrid>
            <w:gridCol w:w="903"/>
            <w:gridCol w:w="8123"/>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749">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74A">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Rule Definition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4B">
            <w:pPr>
              <w:spacing w:after="40" w:lineRule="auto"/>
              <w:rPr>
                <w:rFonts w:ascii="Calibri" w:cs="Calibri" w:eastAsia="Calibri" w:hAnsi="Calibri"/>
              </w:rPr>
            </w:pPr>
            <w:r w:rsidDel="00000000" w:rsidR="00000000" w:rsidRPr="00000000">
              <w:rPr>
                <w:rFonts w:ascii="Calibri" w:cs="Calibri" w:eastAsia="Calibri" w:hAnsi="Calibri"/>
                <w:rtl w:val="0"/>
              </w:rPr>
              <w:t xml:space="preserve">BR-01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4C">
            <w:pPr>
              <w:spacing w:after="40" w:lineRule="auto"/>
              <w:rPr>
                <w:rFonts w:ascii="Calibri" w:cs="Calibri" w:eastAsia="Calibri" w:hAnsi="Calibri"/>
              </w:rPr>
            </w:pPr>
            <w:r w:rsidDel="00000000" w:rsidR="00000000" w:rsidRPr="00000000">
              <w:rPr>
                <w:rFonts w:ascii="Calibri" w:cs="Calibri" w:eastAsia="Calibri" w:hAnsi="Calibri"/>
                <w:rtl w:val="0"/>
              </w:rPr>
              <w:t xml:space="preserve">Platform Admin and Internal HR are separate roles. Platform Admin administers the platform; Internal HR operates recruitment on behalf of the platform operator.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4D">
            <w:pPr>
              <w:spacing w:after="40" w:lineRule="auto"/>
              <w:rPr>
                <w:rFonts w:ascii="Calibri" w:cs="Calibri" w:eastAsia="Calibri" w:hAnsi="Calibri"/>
              </w:rPr>
            </w:pPr>
            <w:r w:rsidDel="00000000" w:rsidR="00000000" w:rsidRPr="00000000">
              <w:rPr>
                <w:rFonts w:ascii="Calibri" w:cs="Calibri" w:eastAsia="Calibri" w:hAnsi="Calibri"/>
                <w:rtl w:val="0"/>
              </w:rPr>
              <w:t xml:space="preserve">BR-02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4E">
            <w:pPr>
              <w:spacing w:after="40" w:lineRule="auto"/>
              <w:rPr>
                <w:rFonts w:ascii="Calibri" w:cs="Calibri" w:eastAsia="Calibri" w:hAnsi="Calibri"/>
              </w:rPr>
            </w:pPr>
            <w:r w:rsidDel="00000000" w:rsidR="00000000" w:rsidRPr="00000000">
              <w:rPr>
                <w:rFonts w:ascii="Calibri" w:cs="Calibri" w:eastAsia="Calibri" w:hAnsi="Calibri"/>
                <w:rtl w:val="0"/>
              </w:rPr>
              <w:t xml:space="preserve">An Affiliate account and a Client Company must be approved by Platform Admin before role-specific functions can be used.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4F">
            <w:pPr>
              <w:spacing w:after="40" w:lineRule="auto"/>
              <w:rPr>
                <w:rFonts w:ascii="Calibri" w:cs="Calibri" w:eastAsia="Calibri" w:hAnsi="Calibri"/>
              </w:rPr>
            </w:pPr>
            <w:r w:rsidDel="00000000" w:rsidR="00000000" w:rsidRPr="00000000">
              <w:rPr>
                <w:rFonts w:ascii="Calibri" w:cs="Calibri" w:eastAsia="Calibri" w:hAnsi="Calibri"/>
                <w:rtl w:val="0"/>
              </w:rPr>
              <w:t xml:space="preserve">BR-03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0">
            <w:pPr>
              <w:spacing w:after="40" w:lineRule="auto"/>
              <w:rPr>
                <w:rFonts w:ascii="Calibri" w:cs="Calibri" w:eastAsia="Calibri" w:hAnsi="Calibri"/>
              </w:rPr>
            </w:pPr>
            <w:r w:rsidDel="00000000" w:rsidR="00000000" w:rsidRPr="00000000">
              <w:rPr>
                <w:rFonts w:ascii="Calibri" w:cs="Calibri" w:eastAsia="Calibri" w:hAnsi="Calibri"/>
                <w:rtl w:val="0"/>
              </w:rPr>
              <w:t xml:space="preserve">A password must be at least 8 characters and contain at least one lowercase letter, one uppercase letter, one digit and one special character.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1">
            <w:pPr>
              <w:spacing w:after="40" w:lineRule="auto"/>
              <w:rPr>
                <w:rFonts w:ascii="Calibri" w:cs="Calibri" w:eastAsia="Calibri" w:hAnsi="Calibri"/>
              </w:rPr>
            </w:pPr>
            <w:r w:rsidDel="00000000" w:rsidR="00000000" w:rsidRPr="00000000">
              <w:rPr>
                <w:rFonts w:ascii="Calibri" w:cs="Calibri" w:eastAsia="Calibri" w:hAnsi="Calibri"/>
                <w:rtl w:val="0"/>
              </w:rPr>
              <w:t xml:space="preserve">BR-04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2">
            <w:pPr>
              <w:spacing w:after="40" w:lineRule="auto"/>
              <w:rPr>
                <w:rFonts w:ascii="Calibri" w:cs="Calibri" w:eastAsia="Calibri" w:hAnsi="Calibri"/>
              </w:rPr>
            </w:pPr>
            <w:r w:rsidDel="00000000" w:rsidR="00000000" w:rsidRPr="00000000">
              <w:rPr>
                <w:rFonts w:ascii="Calibri" w:cs="Calibri" w:eastAsia="Calibri" w:hAnsi="Calibri"/>
                <w:rtl w:val="0"/>
              </w:rPr>
              <w:t xml:space="preserve">A login is locked for 15 minutes after 5 consecutive failed attempts. Platform Admin can unlock it earlier.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3">
            <w:pPr>
              <w:spacing w:after="40" w:lineRule="auto"/>
              <w:rPr>
                <w:rFonts w:ascii="Calibri" w:cs="Calibri" w:eastAsia="Calibri" w:hAnsi="Calibri"/>
              </w:rPr>
            </w:pPr>
            <w:r w:rsidDel="00000000" w:rsidR="00000000" w:rsidRPr="00000000">
              <w:rPr>
                <w:rFonts w:ascii="Calibri" w:cs="Calibri" w:eastAsia="Calibri" w:hAnsi="Calibri"/>
                <w:rtl w:val="0"/>
              </w:rPr>
              <w:t xml:space="preserve">BR-05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4">
            <w:pPr>
              <w:spacing w:after="40" w:lineRule="auto"/>
              <w:rPr>
                <w:rFonts w:ascii="Calibri" w:cs="Calibri" w:eastAsia="Calibri" w:hAnsi="Calibri"/>
              </w:rPr>
            </w:pPr>
            <w:r w:rsidDel="00000000" w:rsidR="00000000" w:rsidRPr="00000000">
              <w:rPr>
                <w:rFonts w:ascii="Calibri" w:cs="Calibri" w:eastAsia="Calibri" w:hAnsi="Calibri"/>
                <w:rtl w:val="0"/>
              </w:rPr>
              <w:t xml:space="preserve">Only a verified Company can submit a Job for review.</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5">
            <w:pPr>
              <w:spacing w:after="40" w:lineRule="auto"/>
              <w:rPr>
                <w:rFonts w:ascii="Calibri" w:cs="Calibri" w:eastAsia="Calibri" w:hAnsi="Calibri"/>
              </w:rPr>
            </w:pPr>
            <w:r w:rsidDel="00000000" w:rsidR="00000000" w:rsidRPr="00000000">
              <w:rPr>
                <w:rFonts w:ascii="Calibri" w:cs="Calibri" w:eastAsia="Calibri" w:hAnsi="Calibri"/>
                <w:rtl w:val="0"/>
              </w:rPr>
              <w:t xml:space="preserve">BR-06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6">
            <w:pPr>
              <w:spacing w:after="40" w:lineRule="auto"/>
              <w:rPr>
                <w:rFonts w:ascii="Calibri" w:cs="Calibri" w:eastAsia="Calibri" w:hAnsi="Calibri"/>
              </w:rPr>
            </w:pPr>
            <w:r w:rsidDel="00000000" w:rsidR="00000000" w:rsidRPr="00000000">
              <w:rPr>
                <w:rFonts w:ascii="Calibri" w:cs="Calibri" w:eastAsia="Calibri" w:hAnsi="Calibri"/>
                <w:rtl w:val="0"/>
              </w:rPr>
              <w:t xml:space="preserve">The Service Type is selected on the Job. A person submitting a Candidate does not choose the Service Type.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7">
            <w:pPr>
              <w:spacing w:after="40" w:lineRule="auto"/>
              <w:rPr>
                <w:rFonts w:ascii="Calibri" w:cs="Calibri" w:eastAsia="Calibri" w:hAnsi="Calibri"/>
              </w:rPr>
            </w:pPr>
            <w:r w:rsidDel="00000000" w:rsidR="00000000" w:rsidRPr="00000000">
              <w:rPr>
                <w:rFonts w:ascii="Calibri" w:cs="Calibri" w:eastAsia="Calibri" w:hAnsi="Calibri"/>
                <w:rtl w:val="0"/>
              </w:rPr>
              <w:t xml:space="preserve">BR-07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8">
            <w:pPr>
              <w:spacing w:after="40" w:lineRule="auto"/>
              <w:rPr>
                <w:rFonts w:ascii="Calibri" w:cs="Calibri" w:eastAsia="Calibri" w:hAnsi="Calibri"/>
              </w:rPr>
            </w:pPr>
            <w:del w:id="9290" w:author="Lu (Claude)" w:date="2026-10-21T00:00:00Z">
              <w:r>
                <w:rPr>
                  <w:rFonts w:ascii="Calibri" w:cs="Calibri" w:eastAsia="Calibri" w:hAnsi="Calibri"/>
                  <w:rtl w:val="0"/>
                </w:rPr>
                <w:delText xml:space="preserve">Job visibility depends on the Service Type: CV_APPLICATION allows PUBLIC or INTERNAL_ONLY; CV_SOURCING and HEADHUNT_COD allow PARTNER_ONLY or INTERNAL_ONLY.</w:delText>
              </w:r>
            </w:del>
            <w:ins w:id="9291" w:author="Lu (Claude)" w:date="2026-10-21T00:00:00Z">
              <w:r>
                <w:rPr>
                  <w:rFonts w:ascii="Calibri" w:cs="Calibri" w:eastAsia="Calibri" w:hAnsi="Calibri"/>
                  <w:rtl w:val="0"/>
                </w:rPr>
                <w:t xml:space="preserve">Who can view and who can submit to a Job is set per Service Type and Role (view and submit permissions configurable by Platform Admin): Guests and Candidates view CV_APPLICATION Jobs; Affiliates view HEADHUNT_COD and CV_SOURCING Jobs.</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9">
            <w:pPr>
              <w:spacing w:after="40" w:lineRule="auto"/>
              <w:rPr>
                <w:rFonts w:ascii="Calibri" w:cs="Calibri" w:eastAsia="Calibri" w:hAnsi="Calibri"/>
              </w:rPr>
            </w:pPr>
            <w:r w:rsidDel="00000000" w:rsidR="00000000" w:rsidRPr="00000000">
              <w:rPr>
                <w:rFonts w:ascii="Calibri" w:cs="Calibri" w:eastAsia="Calibri" w:hAnsi="Calibri"/>
                <w:rtl w:val="0"/>
              </w:rPr>
              <w:t xml:space="preserve">BR-08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A">
            <w:pPr>
              <w:spacing w:after="40" w:lineRule="auto"/>
              <w:rPr>
                <w:rFonts w:ascii="Calibri" w:cs="Calibri" w:eastAsia="Calibri" w:hAnsi="Calibri"/>
              </w:rPr>
            </w:pPr>
            <w:del w:id="9292" w:author="Lu (Claude)" w:date="2026-10-21T00:00:00Z">
              <w:r>
                <w:rPr>
                  <w:rFonts w:ascii="Calibri" w:cs="Calibri" w:eastAsia="Calibri" w:hAnsi="Calibri"/>
                  <w:rtl w:val="0"/>
                </w:rPr>
                <w:delText xml:space="preserve">Job status transitions: DRAFT to PENDING_REVIEW; PENDING_REVIEW to ACTIVE or REJECTED; REJECTED to PENDING_REVIEW; ACTIVE to PAUSED or CLOSED; PAUSED to ACTIVE or CLOSED. CLOSED is final.</w:delText>
              </w:r>
            </w:del>
            <w:ins w:id="9293" w:author="Lu (Claude)" w:date="2026-10-21T00:00:00Z">
              <w:r>
                <w:rPr>
                  <w:rFonts w:ascii="Calibri" w:cs="Calibri" w:eastAsia="Calibri" w:hAnsi="Calibri"/>
                  <w:rtl w:val="0"/>
                </w:rPr>
                <w:t xml:space="preserve">Job status transitions: DRAFT to PENDING_REVIEW; PENDING_REVIEW to ACTIVE, PENDING_PAYMENT or REJECTED; PENDING_PAYMENT to ACTIVE when the posting fee or deposit is recorded; REJECTED to PENDING_REVIEW; ACTIVE to PAUSED or CLOSED; PAUSED to ACTIVE or CLOSED. CLOSED is final.</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B">
            <w:pPr>
              <w:spacing w:after="40" w:lineRule="auto"/>
              <w:rPr>
                <w:rFonts w:ascii="Calibri" w:cs="Calibri" w:eastAsia="Calibri" w:hAnsi="Calibri"/>
              </w:rPr>
            </w:pPr>
            <w:r w:rsidDel="00000000" w:rsidR="00000000" w:rsidRPr="00000000">
              <w:rPr>
                <w:rFonts w:ascii="Calibri" w:cs="Calibri" w:eastAsia="Calibri" w:hAnsi="Calibri"/>
                <w:rtl w:val="0"/>
              </w:rPr>
              <w:t xml:space="preserve">BR-09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C">
            <w:pPr>
              <w:spacing w:after="40" w:lineRule="auto"/>
              <w:rPr>
                <w:rFonts w:ascii="Calibri" w:cs="Calibri" w:eastAsia="Calibri" w:hAnsi="Calibri"/>
              </w:rPr>
            </w:pPr>
            <w:del w:id="9294" w:author="Lu (Claude)" w:date="2026-10-21T00:00:00Z">
              <w:r>
                <w:rPr>
                  <w:rFonts w:ascii="Calibri" w:cs="Calibri" w:eastAsia="Calibri" w:hAnsi="Calibri"/>
                  <w:rtl w:val="0"/>
                </w:rPr>
                <w:delText xml:space="preserve">A Candidate can apply only to an ACTIVE Job with PUBLIC visibility. An Affiliate can submit only to an ACTIVE Job with PUBLIC or PARTNER_ONLY visibility, and only if the Affiliate role is allowed for the Service Type.</w:delText>
              </w:r>
            </w:del>
            <w:ins w:id="9295" w:author="Lu (Claude)" w:date="2026-10-21T00:00:00Z">
              <w:r>
                <w:rPr>
                  <w:rFonts w:ascii="Calibri" w:cs="Calibri" w:eastAsia="Calibri" w:hAnsi="Calibri"/>
                  <w:rtl w:val="0"/>
                </w:rPr>
                <w:t xml:space="preserve">A Candidate can apply only to an ACTIVE CV_APPLICATION Job. An Affiliate can submit only to an ACTIVE Job whose Service Type allows the Affiliate role to submit. Internal HR does not submit on behalf of Candidates.</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D">
            <w:pPr>
              <w:spacing w:after="40" w:lineRule="auto"/>
              <w:rPr>
                <w:rFonts w:ascii="Calibri" w:cs="Calibri" w:eastAsia="Calibri" w:hAnsi="Calibri"/>
              </w:rPr>
            </w:pPr>
            <w:r w:rsidDel="00000000" w:rsidR="00000000" w:rsidRPr="00000000">
              <w:rPr>
                <w:rFonts w:ascii="Calibri" w:cs="Calibri" w:eastAsia="Calibri" w:hAnsi="Calibri"/>
                <w:rtl w:val="0"/>
              </w:rPr>
              <w:t xml:space="preserve">BR-10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E">
            <w:pPr>
              <w:spacing w:after="40" w:lineRule="auto"/>
              <w:rPr>
                <w:rFonts w:ascii="Calibri" w:cs="Calibri" w:eastAsia="Calibri" w:hAnsi="Calibri"/>
              </w:rPr>
            </w:pPr>
            <w:r w:rsidDel="00000000" w:rsidR="00000000" w:rsidRPr="00000000">
              <w:rPr>
                <w:rFonts w:ascii="Calibri" w:cs="Calibri" w:eastAsia="Calibri" w:hAnsi="Calibri"/>
                <w:rtl w:val="0"/>
              </w:rPr>
              <w:t xml:space="preserve">A Candidate is identified by an exact match on normalized email or normalized phone number.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5F">
            <w:pPr>
              <w:spacing w:after="40" w:lineRule="auto"/>
              <w:rPr>
                <w:rFonts w:ascii="Calibri" w:cs="Calibri" w:eastAsia="Calibri" w:hAnsi="Calibri"/>
              </w:rPr>
            </w:pPr>
            <w:r w:rsidDel="00000000" w:rsidR="00000000" w:rsidRPr="00000000">
              <w:rPr>
                <w:rFonts w:ascii="Calibri" w:cs="Calibri" w:eastAsia="Calibri" w:hAnsi="Calibri"/>
                <w:rtl w:val="0"/>
              </w:rPr>
              <w:t xml:space="preserve">BR-11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0">
            <w:pPr>
              <w:spacing w:after="40" w:lineRule="auto"/>
              <w:rPr>
                <w:rFonts w:ascii="Calibri" w:cs="Calibri" w:eastAsia="Calibri" w:hAnsi="Calibri"/>
              </w:rPr>
            </w:pPr>
            <w:r w:rsidDel="00000000" w:rsidR="00000000" w:rsidRPr="00000000">
              <w:rPr>
                <w:rFonts w:ascii="Calibri" w:cs="Calibri" w:eastAsia="Calibri" w:hAnsi="Calibri"/>
                <w:rtl w:val="0"/>
              </w:rPr>
              <w:t xml:space="preserve">A duplicate submission is the same identified Candidate for the same Job. It is recorded as BLOCKED_DUPLICATE, creates no Application and does not depend on the quality of the new CV.</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1">
            <w:pPr>
              <w:spacing w:after="40" w:lineRule="auto"/>
              <w:rPr>
                <w:rFonts w:ascii="Calibri" w:cs="Calibri" w:eastAsia="Calibri" w:hAnsi="Calibri"/>
              </w:rPr>
            </w:pPr>
            <w:r w:rsidDel="00000000" w:rsidR="00000000" w:rsidRPr="00000000">
              <w:rPr>
                <w:rFonts w:ascii="Calibri" w:cs="Calibri" w:eastAsia="Calibri" w:hAnsi="Calibri"/>
                <w:rtl w:val="0"/>
              </w:rPr>
              <w:t xml:space="preserve">BR-12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2">
            <w:pPr>
              <w:spacing w:after="40" w:lineRule="auto"/>
              <w:rPr>
                <w:rFonts w:ascii="Calibri" w:cs="Calibri" w:eastAsia="Calibri" w:hAnsi="Calibri"/>
              </w:rPr>
            </w:pPr>
            <w:r w:rsidDel="00000000" w:rsidR="00000000" w:rsidRPr="00000000">
              <w:rPr>
                <w:rFonts w:ascii="Calibri" w:cs="Calibri" w:eastAsia="Calibri" w:hAnsi="Calibri"/>
                <w:rtl w:val="0"/>
              </w:rPr>
              <w:t xml:space="preserve">A submission by an Affiliate enters the pipeline only after the Candidate confirms it. A consent request expires after 48 hours by default (configurable).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3">
            <w:pPr>
              <w:spacing w:after="40" w:lineRule="auto"/>
              <w:rPr>
                <w:rFonts w:ascii="Calibri" w:cs="Calibri" w:eastAsia="Calibri" w:hAnsi="Calibri"/>
              </w:rPr>
            </w:pPr>
            <w:r w:rsidDel="00000000" w:rsidR="00000000" w:rsidRPr="00000000">
              <w:rPr>
                <w:rFonts w:ascii="Calibri" w:cs="Calibri" w:eastAsia="Calibri" w:hAnsi="Calibri"/>
                <w:rtl w:val="0"/>
              </w:rPr>
              <w:t xml:space="preserve">BR-13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4">
            <w:pPr>
              <w:spacing w:after="40" w:lineRule="auto"/>
              <w:rPr>
                <w:rFonts w:ascii="Calibri" w:cs="Calibri" w:eastAsia="Calibri" w:hAnsi="Calibri"/>
              </w:rPr>
            </w:pPr>
            <w:r w:rsidDel="00000000" w:rsidR="00000000" w:rsidRPr="00000000">
              <w:rPr>
                <w:rFonts w:ascii="Calibri" w:cs="Calibri" w:eastAsia="Calibri" w:hAnsi="Calibri"/>
                <w:rtl w:val="0"/>
              </w:rPr>
              <w:t xml:space="preserve">While a consent request is pending for a Candidate and Job, another submission of that Candidate to that Job is rejected.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5">
            <w:pPr>
              <w:spacing w:after="40" w:lineRule="auto"/>
              <w:rPr>
                <w:rFonts w:ascii="Calibri" w:cs="Calibri" w:eastAsia="Calibri" w:hAnsi="Calibri"/>
              </w:rPr>
            </w:pPr>
            <w:r w:rsidDel="00000000" w:rsidR="00000000" w:rsidRPr="00000000">
              <w:rPr>
                <w:rFonts w:ascii="Calibri" w:cs="Calibri" w:eastAsia="Calibri" w:hAnsi="Calibri"/>
                <w:rtl w:val="0"/>
              </w:rPr>
              <w:t xml:space="preserve">BR-14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6">
            <w:pPr>
              <w:spacing w:after="40" w:lineRule="auto"/>
              <w:rPr>
                <w:rFonts w:ascii="Calibri" w:cs="Calibri" w:eastAsia="Calibri" w:hAnsi="Calibri"/>
              </w:rPr>
            </w:pPr>
            <w:del w:id="9296" w:author="Lu (Claude)" w:date="2026-10-21T00:00:00Z">
              <w:r>
                <w:rPr>
                  <w:rFonts w:ascii="Calibri" w:cs="Calibri" w:eastAsia="Calibri" w:hAnsi="Calibri"/>
                  <w:rtl w:val="0"/>
                </w:rPr>
                <w:delText xml:space="preserve">Attribution is recorded for the Affiliate whose submission is the first to be confirmed by the Candidate. The timestamp is generated by the server and cannot be entered or changed by users. [TBC against "first submission" wording in the proposal]</w:delText>
              </w:r>
            </w:del>
            <w:ins w:id="9297" w:author="Lu (Claude)" w:date="2026-10-21T00:00:00Z">
              <w:r>
                <w:rPr>
                  <w:rFonts w:ascii="Calibri" w:cs="Calibri" w:eastAsia="Calibri" w:hAnsi="Calibri"/>
                  <w:rtl w:val="0"/>
                </w:rPr>
                <w:t xml:space="preserve">Attribution is recorded for the Affiliate whose submission is the first to be confirmed by the Candidate. The timestamp is generated by the server and cannot be entered or changed by users.</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7">
            <w:pPr>
              <w:spacing w:after="40" w:lineRule="auto"/>
              <w:rPr>
                <w:rFonts w:ascii="Calibri" w:cs="Calibri" w:eastAsia="Calibri" w:hAnsi="Calibri"/>
              </w:rPr>
            </w:pPr>
            <w:r w:rsidDel="00000000" w:rsidR="00000000" w:rsidRPr="00000000">
              <w:rPr>
                <w:rFonts w:ascii="Calibri" w:cs="Calibri" w:eastAsia="Calibri" w:hAnsi="Calibri"/>
                <w:rtl w:val="0"/>
              </w:rPr>
              <w:t xml:space="preserve">BR-15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8">
            <w:pPr>
              <w:spacing w:after="40" w:lineRule="auto"/>
              <w:rPr>
                <w:rFonts w:ascii="Calibri" w:cs="Calibri" w:eastAsia="Calibri" w:hAnsi="Calibri"/>
              </w:rPr>
            </w:pPr>
            <w:r w:rsidDel="00000000" w:rsidR="00000000" w:rsidRPr="00000000">
              <w:rPr>
                <w:rFonts w:ascii="Calibri" w:cs="Calibri" w:eastAsia="Calibri" w:hAnsi="Calibri"/>
                <w:rtl w:val="0"/>
              </w:rPr>
              <w:t xml:space="preserve">A self-applied Application has no Attribution and generates no Commission.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9">
            <w:pPr>
              <w:spacing w:after="40" w:lineRule="auto"/>
              <w:rPr>
                <w:rFonts w:ascii="Calibri" w:cs="Calibri" w:eastAsia="Calibri" w:hAnsi="Calibri"/>
              </w:rPr>
            </w:pPr>
            <w:r w:rsidDel="00000000" w:rsidR="00000000" w:rsidRPr="00000000">
              <w:rPr>
                <w:rFonts w:ascii="Calibri" w:cs="Calibri" w:eastAsia="Calibri" w:hAnsi="Calibri"/>
                <w:rtl w:val="0"/>
              </w:rPr>
              <w:t xml:space="preserve">BR-16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A">
            <w:pPr>
              <w:spacing w:after="40" w:lineRule="auto"/>
              <w:rPr>
                <w:rFonts w:ascii="Calibri" w:cs="Calibri" w:eastAsia="Calibri" w:hAnsi="Calibri"/>
              </w:rPr>
            </w:pPr>
            <w:r w:rsidDel="00000000" w:rsidR="00000000" w:rsidRPr="00000000">
              <w:rPr>
                <w:rFonts w:ascii="Calibri" w:cs="Calibri" w:eastAsia="Calibri" w:hAnsi="Calibri"/>
                <w:rtl w:val="0"/>
              </w:rPr>
              <w:t xml:space="preserve">AI is decision support only. AI does not shortlist, reject, hire, or decide Interview Results or Offers.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B">
            <w:pPr>
              <w:spacing w:after="40" w:lineRule="auto"/>
              <w:rPr>
                <w:rFonts w:ascii="Calibri" w:cs="Calibri" w:eastAsia="Calibri" w:hAnsi="Calibri"/>
              </w:rPr>
            </w:pPr>
            <w:r w:rsidDel="00000000" w:rsidR="00000000" w:rsidRPr="00000000">
              <w:rPr>
                <w:rFonts w:ascii="Calibri" w:cs="Calibri" w:eastAsia="Calibri" w:hAnsi="Calibri"/>
                <w:rtl w:val="0"/>
              </w:rPr>
              <w:t xml:space="preserve">BR-17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C">
            <w:pPr>
              <w:spacing w:after="40" w:lineRule="auto"/>
              <w:rPr>
                <w:rFonts w:ascii="Calibri" w:cs="Calibri" w:eastAsia="Calibri" w:hAnsi="Calibri"/>
              </w:rPr>
            </w:pPr>
            <w:r w:rsidDel="00000000" w:rsidR="00000000" w:rsidRPr="00000000">
              <w:rPr>
                <w:rFonts w:ascii="Calibri" w:cs="Calibri" w:eastAsia="Calibri" w:hAnsi="Calibri"/>
                <w:rtl w:val="0"/>
              </w:rPr>
              <w:t xml:space="preserve">A failed AI evaluation is retried automatically with increasing delay, is visible to Internal HR, and never changes the Application status.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D">
            <w:pPr>
              <w:spacing w:after="40" w:lineRule="auto"/>
              <w:rPr>
                <w:rFonts w:ascii="Calibri" w:cs="Calibri" w:eastAsia="Calibri" w:hAnsi="Calibri"/>
              </w:rPr>
            </w:pPr>
            <w:r w:rsidDel="00000000" w:rsidR="00000000" w:rsidRPr="00000000">
              <w:rPr>
                <w:rFonts w:ascii="Calibri" w:cs="Calibri" w:eastAsia="Calibri" w:hAnsi="Calibri"/>
                <w:rtl w:val="0"/>
              </w:rPr>
              <w:t xml:space="preserve">BR-18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E">
            <w:pPr>
              <w:spacing w:after="40" w:lineRule="auto"/>
              <w:rPr>
                <w:rFonts w:ascii="Calibri" w:cs="Calibri" w:eastAsia="Calibri" w:hAnsi="Calibri"/>
              </w:rPr>
            </w:pPr>
            <w:r w:rsidDel="00000000" w:rsidR="00000000" w:rsidRPr="00000000">
              <w:rPr>
                <w:rFonts w:ascii="Calibri" w:cs="Calibri" w:eastAsia="Calibri" w:hAnsi="Calibri"/>
                <w:rtl w:val="0"/>
              </w:rPr>
              <w:t xml:space="preserve">Match Tiers by score: 80 and above; 70 to 79; 60 to 69; below 60. Thresholds and colours are configurable.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6F">
            <w:pPr>
              <w:spacing w:after="40" w:lineRule="auto"/>
              <w:rPr>
                <w:rFonts w:ascii="Calibri" w:cs="Calibri" w:eastAsia="Calibri" w:hAnsi="Calibri"/>
              </w:rPr>
            </w:pPr>
            <w:r w:rsidDel="00000000" w:rsidR="00000000" w:rsidRPr="00000000">
              <w:rPr>
                <w:rFonts w:ascii="Calibri" w:cs="Calibri" w:eastAsia="Calibri" w:hAnsi="Calibri"/>
                <w:rtl w:val="0"/>
              </w:rPr>
              <w:t xml:space="preserve">BR-19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0">
            <w:pPr>
              <w:spacing w:after="40" w:lineRule="auto"/>
              <w:rPr>
                <w:rFonts w:ascii="Calibri" w:cs="Calibri" w:eastAsia="Calibri" w:hAnsi="Calibri"/>
              </w:rPr>
            </w:pPr>
            <w:del w:id="9298" w:author="Lu (Claude)" w:date="2026-10-21T00:00:00Z">
              <w:r>
                <w:rPr>
                  <w:rFonts w:ascii="Calibri" w:cs="Calibri" w:eastAsia="Calibri" w:hAnsi="Calibri"/>
                  <w:rtl w:val="0"/>
                </w:rPr>
                <w:delText xml:space="preserve">Screening is performed by the Client Company User for CV_APPLICATION Jobs and by Internal HR for HEADHUNT_COD and CV_SOURCING Jobs. [TBC]</w:delText>
              </w:r>
            </w:del>
            <w:ins w:id="9299" w:author="Lu (Claude)" w:date="2026-10-21T00:00:00Z">
              <w:r>
                <w:rPr>
                  <w:rFonts w:ascii="Calibri" w:cs="Calibri" w:eastAsia="Calibri" w:hAnsi="Calibri"/>
                  <w:rtl w:val="0"/>
                </w:rPr>
                <w:t xml:space="preserve">Screening is performed by the Client Company User for CV_APPLICATION Jobs and by Internal HR for HEADHUNT_COD and CV_SOURCING Jobs.</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1">
            <w:pPr>
              <w:spacing w:after="40" w:lineRule="auto"/>
              <w:rPr>
                <w:rFonts w:ascii="Calibri" w:cs="Calibri" w:eastAsia="Calibri" w:hAnsi="Calibri"/>
              </w:rPr>
            </w:pPr>
            <w:r w:rsidDel="00000000" w:rsidR="00000000" w:rsidRPr="00000000">
              <w:rPr>
                <w:rFonts w:ascii="Calibri" w:cs="Calibri" w:eastAsia="Calibri" w:hAnsi="Calibri"/>
                <w:rtl w:val="0"/>
              </w:rPr>
              <w:t xml:space="preserve">BR-20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2">
            <w:pPr>
              <w:spacing w:after="40" w:lineRule="auto"/>
              <w:rPr>
                <w:rFonts w:ascii="Calibri" w:cs="Calibri" w:eastAsia="Calibri" w:hAnsi="Calibri"/>
              </w:rPr>
            </w:pPr>
            <w:del w:id="9300" w:author="Lu (Claude)" w:date="2026-10-21T00:00:00Z">
              <w:r>
                <w:rPr>
                  <w:rFonts w:ascii="Calibri" w:cs="Calibri" w:eastAsia="Calibri" w:hAnsi="Calibri"/>
                  <w:rtl w:val="0"/>
                </w:rPr>
                <w:delText xml:space="preserve">For HEADHUNT_COD and CV_SOURCING Jobs, a Client Company User sees only shortlisted Candidates, and Candidate contact details are masked. [TBC]</w:delText>
              </w:r>
            </w:del>
            <w:ins w:id="9301" w:author="Lu (Claude)" w:date="2026-10-21T00:00:00Z">
              <w:r>
                <w:rPr>
                  <w:rFonts w:ascii="Calibri" w:cs="Calibri" w:eastAsia="Calibri" w:hAnsi="Calibri"/>
                  <w:rtl w:val="0"/>
                </w:rPr>
                <w:t xml:space="preserve">For HEADHUNT_COD and CV_SOURCING Jobs, a Client Company User sees only shortlisted or delivered Candidates, and Candidate contact details are masked.</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3">
            <w:pPr>
              <w:spacing w:after="40" w:lineRule="auto"/>
              <w:rPr>
                <w:rFonts w:ascii="Calibri" w:cs="Calibri" w:eastAsia="Calibri" w:hAnsi="Calibri"/>
              </w:rPr>
            </w:pPr>
            <w:r w:rsidDel="00000000" w:rsidR="00000000" w:rsidRPr="00000000">
              <w:rPr>
                <w:rFonts w:ascii="Calibri" w:cs="Calibri" w:eastAsia="Calibri" w:hAnsi="Calibri"/>
                <w:rtl w:val="0"/>
              </w:rPr>
              <w:t xml:space="preserve">BR-21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4">
            <w:pPr>
              <w:spacing w:after="40" w:lineRule="auto"/>
              <w:rPr>
                <w:rFonts w:ascii="Calibri" w:cs="Calibri" w:eastAsia="Calibri" w:hAnsi="Calibri"/>
              </w:rPr>
            </w:pPr>
            <w:r w:rsidDel="00000000" w:rsidR="00000000" w:rsidRPr="00000000">
              <w:rPr>
                <w:rFonts w:ascii="Calibri" w:cs="Calibri" w:eastAsia="Calibri" w:hAnsi="Calibri"/>
                <w:rtl w:val="0"/>
              </w:rPr>
              <w:t xml:space="preserve">There is one Application per Candidate and Job. Final Application statuses are REJECTED, INTERVIEW_FAILED, BACKUP_NOT_SELECTED, OFFER_DECLINED, NOT_STARTED, WITHDRAWN and CLOSED.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5">
            <w:pPr>
              <w:spacing w:after="40" w:lineRule="auto"/>
              <w:rPr>
                <w:rFonts w:ascii="Calibri" w:cs="Calibri" w:eastAsia="Calibri" w:hAnsi="Calibri"/>
              </w:rPr>
            </w:pPr>
            <w:r w:rsidDel="00000000" w:rsidR="00000000" w:rsidRPr="00000000">
              <w:rPr>
                <w:rFonts w:ascii="Calibri" w:cs="Calibri" w:eastAsia="Calibri" w:hAnsi="Calibri"/>
                <w:rtl w:val="0"/>
              </w:rPr>
              <w:t xml:space="preserve">BR-22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6">
            <w:pPr>
              <w:spacing w:after="40" w:lineRule="auto"/>
              <w:rPr>
                <w:rFonts w:ascii="Calibri" w:cs="Calibri" w:eastAsia="Calibri" w:hAnsi="Calibri"/>
              </w:rPr>
            </w:pPr>
            <w:del w:id="9302" w:author="Lu (Claude)" w:date="2026-10-21T00:00:00Z">
              <w:r>
                <w:rPr>
                  <w:rFonts w:ascii="Calibri" w:cs="Calibri" w:eastAsia="Calibri" w:hAnsi="Calibri"/>
                  <w:rtl w:val="0"/>
                </w:rPr>
                <w:delText xml:space="preserve">HEADHUNT_COD service fee = agreed gross monthly salary x fee multiplier (default 1.5), calculated per Placement and triggered by actual Start Work. A Job with quantity above 1 generates one fee per Placement. [TBC]</w:delText>
              </w:r>
            </w:del>
            <w:ins w:id="9303" w:author="Lu (Claude)" w:date="2026-10-21T00:00:00Z">
              <w:r>
                <w:rPr>
                  <w:rFonts w:ascii="Calibri" w:cs="Calibri" w:eastAsia="Calibri" w:hAnsi="Calibri"/>
                  <w:rtl w:val="0"/>
                </w:rPr>
                <w:t xml:space="preserve">HEADHUNT_COD service fee = agreed gross monthly salary x fee multiplier (default 1.5, confirmed per Job by Internal HR), calculated per Placement and triggered by actual Start Work. A Job with quantity above 1 generates one fee per Placement.</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7">
            <w:pPr>
              <w:spacing w:after="40" w:lineRule="auto"/>
              <w:rPr>
                <w:rFonts w:ascii="Calibri" w:cs="Calibri" w:eastAsia="Calibri" w:hAnsi="Calibri"/>
              </w:rPr>
            </w:pPr>
            <w:r w:rsidDel="00000000" w:rsidR="00000000" w:rsidRPr="00000000">
              <w:rPr>
                <w:rFonts w:ascii="Calibri" w:cs="Calibri" w:eastAsia="Calibri" w:hAnsi="Calibri"/>
                <w:rtl w:val="0"/>
              </w:rPr>
              <w:t xml:space="preserve">BR-23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8">
            <w:pPr>
              <w:spacing w:after="40" w:lineRule="auto"/>
              <w:rPr>
                <w:rFonts w:ascii="Calibri" w:cs="Calibri" w:eastAsia="Calibri" w:hAnsi="Calibri"/>
              </w:rPr>
            </w:pPr>
            <w:del w:id="9304" w:author="Lu (Claude)" w:date="2026-10-21T00:00:00Z">
              <w:r>
                <w:rPr>
                  <w:rFonts w:ascii="Calibri" w:cs="Calibri" w:eastAsia="Calibri" w:hAnsi="Calibri"/>
                  <w:rtl w:val="0"/>
                </w:rPr>
                <w:delText xml:space="preserve">CV_SOURCING service fee is package-based. Only a CV that is qualified, delivered to the Client and counted against the sourcing target is charged. Hiring quantity and sourcing target are independent values. [TBC]</w:delText>
              </w:r>
            </w:del>
            <w:ins w:id="9305" w:author="Lu (Claude)" w:date="2026-10-21T00:00:00Z">
              <w:r>
                <w:rPr>
                  <w:rFonts w:ascii="Calibri" w:cs="Calibri" w:eastAsia="Calibri" w:hAnsi="Calibri"/>
                  <w:rtl w:val="0"/>
                </w:rPr>
                <w:t xml:space="preserve">CV_SOURCING is charged per CV accepted, or accepted automatically after the review period, up to the sourcing target. A deposit (default 50%) is required before the Job opens; an unused deposit is refunded. Hiring quantity and sourcing target are independent values.</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9">
            <w:pPr>
              <w:spacing w:after="40" w:lineRule="auto"/>
              <w:rPr>
                <w:rFonts w:ascii="Calibri" w:cs="Calibri" w:eastAsia="Calibri" w:hAnsi="Calibri"/>
              </w:rPr>
            </w:pPr>
            <w:r w:rsidDel="00000000" w:rsidR="00000000" w:rsidRPr="00000000">
              <w:rPr>
                <w:rFonts w:ascii="Calibri" w:cs="Calibri" w:eastAsia="Calibri" w:hAnsi="Calibri"/>
                <w:rtl w:val="0"/>
              </w:rPr>
              <w:t xml:space="preserve">BR-24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A">
            <w:pPr>
              <w:spacing w:after="40" w:lineRule="auto"/>
              <w:rPr>
                <w:rFonts w:ascii="Calibri" w:cs="Calibri" w:eastAsia="Calibri" w:hAnsi="Calibri"/>
              </w:rPr>
            </w:pPr>
            <w:del w:id="9306" w:author="Lu (Claude)" w:date="2026-10-21T00:00:00Z">
              <w:r>
                <w:rPr>
                  <w:rFonts w:ascii="Calibri" w:cs="Calibri" w:eastAsia="Calibri" w:hAnsi="Calibri"/>
                  <w:rtl w:val="0"/>
                </w:rPr>
                <w:delText xml:space="preserve">CV_APPLICATION service fee is a job-posting package per Job and period, independent of the number of Applications. A free-tier Company may have one open Job at a time with a two-month reopen cycle. [TBC]</w:delText>
              </w:r>
            </w:del>
            <w:ins w:id="9307" w:author="Lu (Claude)" w:date="2026-10-21T00:00:00Z">
              <w:r>
                <w:rPr>
                  <w:rFonts w:ascii="Calibri" w:cs="Calibri" w:eastAsia="Calibri" w:hAnsi="Calibri"/>
                  <w:rtl w:val="0"/>
                </w:rPr>
                <w:t xml:space="preserve">CV_APPLICATION service fee is a job-posting package per Job and period, independent of the number of Applications. A free-tier Company has a limited number of open Jobs and a reopen cycle (configurable).</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B">
            <w:pPr>
              <w:spacing w:after="40" w:lineRule="auto"/>
              <w:rPr>
                <w:rFonts w:ascii="Calibri" w:cs="Calibri" w:eastAsia="Calibri" w:hAnsi="Calibri"/>
              </w:rPr>
            </w:pPr>
            <w:r w:rsidDel="00000000" w:rsidR="00000000" w:rsidRPr="00000000">
              <w:rPr>
                <w:rFonts w:ascii="Calibri" w:cs="Calibri" w:eastAsia="Calibri" w:hAnsi="Calibri"/>
                <w:rtl w:val="0"/>
              </w:rPr>
              <w:t xml:space="preserve">BR-25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C">
            <w:pPr>
              <w:spacing w:after="40" w:lineRule="auto"/>
              <w:rPr>
                <w:rFonts w:ascii="Calibri" w:cs="Calibri" w:eastAsia="Calibri" w:hAnsi="Calibri"/>
              </w:rPr>
            </w:pPr>
            <w:r w:rsidDel="00000000" w:rsidR="00000000" w:rsidRPr="00000000">
              <w:rPr>
                <w:rFonts w:ascii="Calibri" w:cs="Calibri" w:eastAsia="Calibri" w:hAnsi="Calibri"/>
                <w:rtl w:val="0"/>
              </w:rPr>
              <w:t xml:space="preserve">A Candidate never pays a recruitment fee.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D">
            <w:pPr>
              <w:spacing w:after="40" w:lineRule="auto"/>
              <w:rPr>
                <w:rFonts w:ascii="Calibri" w:cs="Calibri" w:eastAsia="Calibri" w:hAnsi="Calibri"/>
              </w:rPr>
            </w:pPr>
            <w:r w:rsidDel="00000000" w:rsidR="00000000" w:rsidRPr="00000000">
              <w:rPr>
                <w:rFonts w:ascii="Calibri" w:cs="Calibri" w:eastAsia="Calibri" w:hAnsi="Calibri"/>
                <w:rtl w:val="0"/>
              </w:rPr>
              <w:t xml:space="preserve">BR-26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E">
            <w:pPr>
              <w:spacing w:after="40" w:lineRule="auto"/>
              <w:rPr>
                <w:rFonts w:ascii="Calibri" w:cs="Calibri" w:eastAsia="Calibri" w:hAnsi="Calibri"/>
              </w:rPr>
            </w:pPr>
            <w:del w:id="9308" w:author="Lu (Claude)" w:date="2026-10-21T00:00:00Z">
              <w:r>
                <w:rPr>
                  <w:rFonts w:ascii="Calibri" w:cs="Calibri" w:eastAsia="Calibri" w:hAnsi="Calibri"/>
                  <w:rtl w:val="0"/>
                </w:rPr>
                <w:delText xml:space="preserve">Commission is approved only after the milestone is reached and the Client Company has paid the service fee. Commission related to an open dispute is held. [TBC]</w:delText>
              </w:r>
            </w:del>
            <w:ins w:id="9309" w:author="Lu (Claude)" w:date="2026-10-21T00:00:00Z">
              <w:r>
                <w:rPr>
                  <w:rFonts w:ascii="Calibri" w:cs="Calibri" w:eastAsia="Calibri" w:hAnsi="Calibri"/>
                  <w:rtl w:val="0"/>
                </w:rPr>
                <w:t xml:space="preserve">Commission is approved only after it is earned and the Client Company has paid the service fee. Commission related to an open dispute cannot be approved.</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7F">
            <w:pPr>
              <w:spacing w:after="40" w:lineRule="auto"/>
              <w:rPr>
                <w:rFonts w:ascii="Calibri" w:cs="Calibri" w:eastAsia="Calibri" w:hAnsi="Calibri"/>
              </w:rPr>
            </w:pPr>
            <w:r w:rsidDel="00000000" w:rsidR="00000000" w:rsidRPr="00000000">
              <w:rPr>
                <w:rFonts w:ascii="Calibri" w:cs="Calibri" w:eastAsia="Calibri" w:hAnsi="Calibri"/>
                <w:rtl w:val="0"/>
              </w:rPr>
              <w:t xml:space="preserve">BR-27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0">
            <w:pPr>
              <w:spacing w:after="40" w:lineRule="auto"/>
              <w:rPr>
                <w:rFonts w:ascii="Calibri" w:cs="Calibri" w:eastAsia="Calibri" w:hAnsi="Calibri"/>
              </w:rPr>
            </w:pPr>
            <w:del w:id="9310" w:author="Lu (Claude)" w:date="2026-10-21T00:00:00Z">
              <w:r>
                <w:rPr>
                  <w:rFonts w:ascii="Calibri" w:cs="Calibri" w:eastAsia="Calibri" w:hAnsi="Calibri"/>
                  <w:rtl w:val="0"/>
                </w:rPr>
                <w:delText xml:space="preserve">The default warranty period for HEADHUNT_COD is 60 days from the actual start date and is configurable. [TBC]</w:delText>
              </w:r>
            </w:del>
            <w:ins w:id="9311" w:author="Lu (Claude)" w:date="2026-10-21T00:00:00Z">
              <w:r>
                <w:rPr>
                  <w:rFonts w:ascii="Calibri" w:cs="Calibri" w:eastAsia="Calibri" w:hAnsi="Calibri"/>
                  <w:rtl w:val="0"/>
                </w:rPr>
                <w:t xml:space="preserve">The default warranty period for HEADHUNT_COD is 30 days from the actual start date; it is agreed per Job and configurable.</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1">
            <w:pPr>
              <w:spacing w:after="40" w:lineRule="auto"/>
              <w:rPr>
                <w:rFonts w:ascii="Calibri" w:cs="Calibri" w:eastAsia="Calibri" w:hAnsi="Calibri"/>
              </w:rPr>
            </w:pPr>
            <w:r w:rsidDel="00000000" w:rsidR="00000000" w:rsidRPr="00000000">
              <w:rPr>
                <w:rFonts w:ascii="Calibri" w:cs="Calibri" w:eastAsia="Calibri" w:hAnsi="Calibri"/>
                <w:rtl w:val="0"/>
              </w:rPr>
              <w:t xml:space="preserve">BR-28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2">
            <w:pPr>
              <w:spacing w:after="40" w:lineRule="auto"/>
              <w:rPr>
                <w:rFonts w:ascii="Calibri" w:cs="Calibri" w:eastAsia="Calibri" w:hAnsi="Calibri"/>
              </w:rPr>
            </w:pPr>
            <w:del w:id="9312" w:author="Lu (Claude)" w:date="2026-10-21T00:00:00Z">
              <w:r>
                <w:rPr>
                  <w:rFonts w:ascii="Calibri" w:cs="Calibri" w:eastAsia="Calibri" w:hAnsi="Calibri"/>
                  <w:rtl w:val="0"/>
                </w:rPr>
                <w:delText xml:space="preserve">HEADHUNT_COD Commission is earned in milestones: 25% at day 15, 25% at day 30 and 50% at day 60 of continued employment. The portion not yet earned is cancelled if the Candidate leaves. [TBC]</w:delText>
              </w:r>
            </w:del>
            <w:ins w:id="9313" w:author="Lu (Claude)" w:date="2026-10-21T00:00:00Z">
              <w:r>
                <w:rPr>
                  <w:rFonts w:ascii="Calibri" w:cs="Calibri" w:eastAsia="Calibri" w:hAnsi="Calibri"/>
                  <w:rtl w:val="0"/>
                </w:rPr>
                <w:t xml:space="preserve">HEADHUNT_COD Commission is earned in full when the Candidate has worked through the Warranty period; nothing is earned earlier. If a resignation within the Warranty is confirmed, the Commission is cancelled and a replacement slot is opened.</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3">
            <w:pPr>
              <w:spacing w:after="40" w:lineRule="auto"/>
              <w:rPr>
                <w:rFonts w:ascii="Calibri" w:cs="Calibri" w:eastAsia="Calibri" w:hAnsi="Calibri"/>
              </w:rPr>
            </w:pPr>
            <w:r w:rsidDel="00000000" w:rsidR="00000000" w:rsidRPr="00000000">
              <w:rPr>
                <w:rFonts w:ascii="Calibri" w:cs="Calibri" w:eastAsia="Calibri" w:hAnsi="Calibri"/>
                <w:rtl w:val="0"/>
              </w:rPr>
              <w:t xml:space="preserve">BR-29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4">
            <w:pPr>
              <w:spacing w:after="40" w:lineRule="auto"/>
              <w:rPr>
                <w:rFonts w:ascii="Calibri" w:cs="Calibri" w:eastAsia="Calibri" w:hAnsi="Calibri"/>
              </w:rPr>
            </w:pPr>
            <w:r w:rsidDel="00000000" w:rsidR="00000000" w:rsidRPr="00000000">
              <w:rPr>
                <w:rFonts w:ascii="Calibri" w:cs="Calibri" w:eastAsia="Calibri" w:hAnsi="Calibri"/>
                <w:rtl w:val="0"/>
              </w:rPr>
              <w:t xml:space="preserve">HR Connect records service fee payments and Payouts (amount, date, reference, evidence). Money transfers are performed outside the system.</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5">
            <w:pPr>
              <w:spacing w:after="40" w:lineRule="auto"/>
              <w:rPr>
                <w:rFonts w:ascii="Calibri" w:cs="Calibri" w:eastAsia="Calibri" w:hAnsi="Calibri"/>
              </w:rPr>
            </w:pPr>
            <w:r w:rsidDel="00000000" w:rsidR="00000000" w:rsidRPr="00000000">
              <w:rPr>
                <w:rFonts w:ascii="Calibri" w:cs="Calibri" w:eastAsia="Calibri" w:hAnsi="Calibri"/>
                <w:rtl w:val="0"/>
              </w:rPr>
              <w:t xml:space="preserve">BR-30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6">
            <w:pPr>
              <w:spacing w:after="40" w:lineRule="auto"/>
              <w:rPr>
                <w:rFonts w:ascii="Calibri" w:cs="Calibri" w:eastAsia="Calibri" w:hAnsi="Calibri"/>
              </w:rPr>
            </w:pPr>
            <w:r w:rsidDel="00000000" w:rsidR="00000000" w:rsidRPr="00000000">
              <w:rPr>
                <w:rFonts w:ascii="Calibri" w:cs="Calibri" w:eastAsia="Calibri" w:hAnsi="Calibri"/>
                <w:rtl w:val="0"/>
              </w:rPr>
              <w:t xml:space="preserve">Every status change, approval, Attribution, Commission calculation and dispute decision is logged with actor, server timestamp and reason. Audit records are read-only.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7">
            <w:pPr>
              <w:spacing w:after="40" w:lineRule="auto"/>
              <w:rPr>
                <w:rFonts w:ascii="Calibri" w:cs="Calibri" w:eastAsia="Calibri" w:hAnsi="Calibri"/>
              </w:rPr>
            </w:pPr>
            <w:r w:rsidDel="00000000" w:rsidR="00000000" w:rsidRPr="00000000">
              <w:rPr>
                <w:rFonts w:ascii="Calibri" w:cs="Calibri" w:eastAsia="Calibri" w:hAnsi="Calibri"/>
                <w:rtl w:val="0"/>
              </w:rPr>
              <w:t xml:space="preserve">BR-31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8">
            <w:pPr>
              <w:spacing w:after="40" w:lineRule="auto"/>
              <w:rPr>
                <w:rFonts w:ascii="Calibri" w:cs="Calibri" w:eastAsia="Calibri" w:hAnsi="Calibri"/>
              </w:rPr>
            </w:pPr>
            <w:r w:rsidDel="00000000" w:rsidR="00000000" w:rsidRPr="00000000">
              <w:rPr>
                <w:rFonts w:ascii="Calibri" w:cs="Calibri" w:eastAsia="Calibri" w:hAnsi="Calibri"/>
                <w:rtl w:val="0"/>
              </w:rPr>
              <w:t xml:space="preserve">Fee multipliers, warranty periods, share rates, package prices, Match Tier thresholds and Commission Rules are configuration values and are not fixed in code.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9">
            <w:pPr>
              <w:spacing w:after="40" w:lineRule="auto"/>
              <w:rPr>
                <w:rFonts w:ascii="Calibri" w:cs="Calibri" w:eastAsia="Calibri" w:hAnsi="Calibri"/>
              </w:rPr>
            </w:pPr>
            <w:r w:rsidDel="00000000" w:rsidR="00000000" w:rsidRPr="00000000">
              <w:rPr>
                <w:rFonts w:ascii="Calibri" w:cs="Calibri" w:eastAsia="Calibri" w:hAnsi="Calibri"/>
                <w:rtl w:val="0"/>
              </w:rPr>
              <w:t xml:space="preserve">BR-32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A">
            <w:pPr>
              <w:spacing w:after="40" w:lineRule="auto"/>
              <w:rPr>
                <w:rFonts w:ascii="Calibri" w:cs="Calibri" w:eastAsia="Calibri" w:hAnsi="Calibri"/>
              </w:rPr>
            </w:pPr>
            <w:r w:rsidDel="00000000" w:rsidR="00000000" w:rsidRPr="00000000">
              <w:rPr>
                <w:rFonts w:ascii="Calibri" w:cs="Calibri" w:eastAsia="Calibri" w:hAnsi="Calibri"/>
                <w:rtl w:val="0"/>
              </w:rPr>
              <w:t xml:space="preserve">The Client Company owns hiring decisions: scheduling Interviews, recording results, creating Offers and confirming Start Work. Internal HR does not perform these actions.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B">
            <w:pPr>
              <w:spacing w:after="40" w:lineRule="auto"/>
              <w:rPr>
                <w:rFonts w:ascii="Calibri" w:cs="Calibri" w:eastAsia="Calibri" w:hAnsi="Calibri"/>
              </w:rPr>
            </w:pPr>
            <w:r w:rsidDel="00000000" w:rsidR="00000000" w:rsidRPr="00000000">
              <w:rPr>
                <w:rFonts w:ascii="Calibri" w:cs="Calibri" w:eastAsia="Calibri" w:hAnsi="Calibri"/>
                <w:rtl w:val="0"/>
              </w:rPr>
              <w:t xml:space="preserve">BR-33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C">
            <w:pPr>
              <w:spacing w:after="40" w:lineRule="auto"/>
              <w:rPr>
                <w:rFonts w:ascii="Calibri" w:cs="Calibri" w:eastAsia="Calibri" w:hAnsi="Calibri"/>
              </w:rPr>
            </w:pPr>
            <w:del w:id="9314" w:author="Lu (Claude)" w:date="2026-10-21T00:00:00Z">
              <w:r>
                <w:rPr>
                  <w:rFonts w:ascii="Calibri" w:cs="Calibri" w:eastAsia="Calibri" w:hAnsi="Calibri"/>
                  <w:rtl w:val="0"/>
                </w:rPr>
                <w:delText xml:space="preserve">CV_SOURCING Commission pool = service fee x Affiliate share rate (default 60%), divided by counted CVs per Affiliate. CV_APPLICATION generates no Commission. [TBC]</w:delText>
              </w:r>
            </w:del>
            <w:ins w:id="9315" w:author="Lu (Claude)" w:date="2026-10-21T00:00:00Z">
              <w:r>
                <w:rPr>
                  <w:rFonts w:ascii="Calibri" w:cs="Calibri" w:eastAsia="Calibri" w:hAnsi="Calibri"/>
                  <w:rtl w:val="0"/>
                </w:rPr>
                <w:t xml:space="preserve">CV_SOURCING Commission per accepted CV = price per CV x Affiliate share rate (default 60%), paid after the Client has paid and the dispute window has closed. CV_APPLICATION generates no Commission.</w:t>
              </w:r>
            </w:ins>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D">
            <w:pPr>
              <w:spacing w:after="40" w:lineRule="auto"/>
              <w:rPr>
                <w:rFonts w:ascii="Calibri" w:cs="Calibri" w:eastAsia="Calibri" w:hAnsi="Calibri"/>
              </w:rPr>
            </w:pPr>
            <w:r w:rsidDel="00000000" w:rsidR="00000000" w:rsidRPr="00000000">
              <w:rPr>
                <w:rFonts w:ascii="Calibri" w:cs="Calibri" w:eastAsia="Calibri" w:hAnsi="Calibri"/>
                <w:rtl w:val="0"/>
              </w:rPr>
              <w:t xml:space="preserve">BR-34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8E">
            <w:pPr>
              <w:spacing w:after="40" w:lineRule="auto"/>
              <w:rPr>
                <w:rFonts w:ascii="Calibri" w:cs="Calibri" w:eastAsia="Calibri" w:hAnsi="Calibri"/>
              </w:rPr>
            </w:pPr>
            <w:r w:rsidDel="00000000" w:rsidR="00000000" w:rsidRPr="00000000">
              <w:rPr>
                <w:rFonts w:ascii="Calibri" w:cs="Calibri" w:eastAsia="Calibri" w:hAnsi="Calibri"/>
                <w:rtl w:val="0"/>
              </w:rPr>
              <w:t xml:space="preserve">A user can access only data within their scope: a Candidate their own data; an Affiliate their own Submissions and Candidates; a Client Company User their own Company's Jobs and Applications.</w:t>
            </w:r>
          </w:p>
        </w:tc>
      </w:tr>
      <w:tr>
        <w:trPr>
          <w:cantSplit w:val="1"/>
          <w:tblHeader w:val="0"/>
          <w:ins w:id="9318"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316" w:author="Lu (Claude)" w:date="2026-10-21T00:00:00Z">
              <w:r>
                <w:rPr>
                  <w:rFonts w:ascii="Calibri" w:cs="Calibri" w:eastAsia="Calibri" w:hAnsi="Calibri"/>
                  <w:rtl w:val="0"/>
                </w:rPr>
                <w:t xml:space="preserve">BR-35</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317" w:author="Lu (Claude)" w:date="2026-10-21T00:00:00Z">
              <w:r>
                <w:rPr>
                  <w:rFonts w:ascii="Calibri" w:cs="Calibri" w:eastAsia="Calibri" w:hAnsi="Calibri"/>
                  <w:rtl w:val="0"/>
                </w:rPr>
                <w:t xml:space="preserve">A replacement hired into an open replacement slot creates no new service fee. Once the slot is filled, a further hire is charged as a new hire.</w:t>
              </w:r>
            </w:ins>
          </w:p>
        </w:tc>
      </w:tr>
      <w:tr>
        <w:trPr>
          <w:cantSplit w:val="1"/>
          <w:tblHeader w:val="0"/>
          <w:ins w:id="9321"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319" w:author="Lu (Claude)" w:date="2026-10-21T00:00:00Z">
              <w:r>
                <w:rPr>
                  <w:rFonts w:ascii="Calibri" w:cs="Calibri" w:eastAsia="Calibri" w:hAnsi="Calibri"/>
                  <w:rtl w:val="0"/>
                </w:rPr>
                <w:t xml:space="preserve">BR-36</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320" w:author="Lu (Claude)" w:date="2026-10-21T00:00:00Z">
              <w:r>
                <w:rPr>
                  <w:rFonts w:ascii="Calibri" w:cs="Calibri" w:eastAsia="Calibri" w:hAnsi="Calibri"/>
                  <w:rtl w:val="0"/>
                </w:rPr>
                <w:t xml:space="preserve">When an Affiliate is locked, Commission not yet earned is put ON_HOLD for Platform Admin; EARNED and PAYABLE Commission can still be paid.</w:t>
              </w:r>
            </w:ins>
          </w:p>
        </w:tc>
      </w:tr>
      <w:tr>
        <w:trPr>
          <w:cantSplit w:val="1"/>
          <w:tblHeader w:val="0"/>
          <w:ins w:id="9324"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322" w:author="Lu (Claude)" w:date="2026-10-21T00:00:00Z">
              <w:r>
                <w:rPr>
                  <w:rFonts w:ascii="Calibri" w:cs="Calibri" w:eastAsia="Calibri" w:hAnsi="Calibri"/>
                  <w:rtl w:val="0"/>
                </w:rPr>
                <w:t xml:space="preserve">BR-37</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323" w:author="Lu (Claude)" w:date="2026-10-21T00:00:00Z">
              <w:r>
                <w:rPr>
                  <w:rFonts w:ascii="Calibri" w:cs="Calibri" w:eastAsia="Calibri" w:hAnsi="Calibri"/>
                  <w:rtl w:val="0"/>
                </w:rPr>
                <w:t xml:space="preserve">Probation is out of scope; Commission and fees depend only on Start Work and the Warranty.</w:t>
              </w:r>
            </w:ins>
          </w:p>
        </w:tc>
      </w:tr>
      <w:tr>
        <w:trPr>
          <w:cantSplit w:val="1"/>
          <w:tblHeader w:val="0"/>
          <w:ins w:id="9327" w:author="Lu (Claude)" w:date="2026-10-21T00:00:00Z"/>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325" w:author="Lu (Claude)" w:date="2026-10-21T00:00:00Z">
              <w:r>
                <w:rPr>
                  <w:rFonts w:ascii="Calibri" w:cs="Calibri" w:eastAsia="Calibri" w:hAnsi="Calibri"/>
                  <w:rtl w:val="0"/>
                </w:rPr>
                <w:t xml:space="preserve">BR-38</w:t>
              </w:r>
            </w:ins>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pPr>
              <w:spacing w:after="40" w:lineRule="auto"/>
              <w:rPr>
                <w:rFonts w:ascii="Calibri" w:cs="Calibri" w:eastAsia="Calibri" w:hAnsi="Calibri"/>
              </w:rPr>
            </w:pPr>
            <w:ins w:id="9326" w:author="Lu (Claude)" w:date="2026-10-21T00:00:00Z">
              <w:r>
                <w:rPr>
                  <w:rFonts w:ascii="Calibri" w:cs="Calibri" w:eastAsia="Calibri" w:hAnsi="Calibri"/>
                  <w:rtl w:val="0"/>
                </w:rPr>
                <w:t xml:space="preserve">[Planned] A HEADHUNT_COD or CV_SOURCING Job is activated only after the Client's primary contact signs the current Service Agreement with a one-time password; the signed PDF is immutable and amendments create a new version.</w:t>
              </w:r>
            </w:ins>
          </w:p>
        </w:tc>
      </w:tr>
    </w:tbl>
    <w:p w:rsidR="00000000" w:rsidDel="00000000" w:rsidP="00000000" w:rsidRDefault="00000000" w:rsidRPr="00000000" w14:paraId="0000078F">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790">
      <w:pPr>
        <w:pStyle w:val="Heading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5.2 Common Requirements</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Dates and times are stored in UTC and displayed in the user's local time zone in the format dd/MM/yyyy HH:mm.</w:t>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Pr>
          <w:rFonts w:ascii="Calibri" w:cs="Calibri" w:eastAsia="Calibri" w:hAnsi="Calibri"/>
          <w:i w:val="0"/>
          <w:iCs w:val="0"/>
          <w:smallCaps w:val="0"/>
          <w:strike w:val="0"/>
          <w:color w:val="000000"/>
          <w:u w:val="none"/>
          <w:shd w:fill="auto" w:val="clear"/>
          <w:vertAlign w:val="baseline"/>
          <w:rtl w:val="0"/>
        </w:rPr>
        <w:t xml:space="preserve">Monetary amounts are displayed </w:t>
      </w:r>
      <w:del w:id="9330" w:author="Lu (Claude)" w:date="2026-10-21T00:00:00Z">
        <w:r>
          <w:rPr>
            <w:rFonts w:ascii="Calibri" w:cs="Calibri" w:eastAsia="Calibri" w:hAnsi="Calibri"/>
            <w:i w:val="0"/>
            <w:iCs w:val="0"/>
            <w:smallCaps w:val="0"/>
            <w:strike w:val="0"/>
            <w:color w:val="000000"/>
            <w:u w:val="none"/>
            <w:shd w:fill="auto" w:val="clear"/>
            <w:vertAlign w:val="baseline"/>
            <w:rtl w:val="0"/>
          </w:rPr>
          <w:delText xml:space="preserve">with thousand separators and the currency code, for example 45,000,000 VND.</w:delText>
        </w:r>
      </w:del>
      <w:ins w:id="9331" w:author="Lu (Claude)" w:date="2026-10-21T00:00:00Z">
        <w:r>
          <w:rPr>
            <w:rFonts w:ascii="Calibri" w:cs="Calibri" w:eastAsia="Calibri" w:hAnsi="Calibri"/>
            <w:i w:val="0"/>
            <w:iCs w:val="0"/>
            <w:smallCaps w:val="0"/>
            <w:strike w:val="0"/>
            <w:color w:val="000000"/>
            <w:u w:val="none"/>
            <w:shd w:fill="auto" w:val="clear"/>
            <w:vertAlign w:val="baseline"/>
            <w:rtl w:val="0"/>
          </w:rPr>
          <w:t xml:space="preserve">in Vietnamese number format with the currency, for example 45.000.000 đ.</w:t>
        </w:r>
      </w:ins>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Lists are paginated with a default of 20 items per page and support sorting and filtering where relevant.</w:t>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Required fields are marked with an asterisk; validation runs on the client for format and on the server for all rules.</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CV uploads accept PDF files up to 5 MB.</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Every data-changing request requires a valid access token and is checked for Role, Permission and data scope.</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When two users edit the same Job, Application, Offer or Interview, the later save is rejected and the user is asked to reload.</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del w:id="9332" w:author="Lu (Claude)" w:date="2026-10-21T00:00:00Z">
        <w:r>
          <w:rPr>
            <w:rFonts w:ascii="Calibri" w:cs="Calibri" w:eastAsia="Calibri" w:hAnsi="Calibri"/>
            <w:i w:val="0"/>
            <w:iCs w:val="0"/>
            <w:smallCaps w:val="0"/>
            <w:strike w:val="0"/>
            <w:color w:val="000000"/>
            <w:u w:val="none"/>
            <w:shd w:fill="auto" w:val="clear"/>
            <w:vertAlign w:val="baseline"/>
            <w:rtl w:val="0"/>
          </w:rPr>
          <w:delText xml:space="preserve">User-facing text is available in Vietnamese and English.</w:delText>
        </w:r>
      </w:del>
      <w:ins w:id="9333" w:author="Lu (Claude)" w:date="2026-10-21T00:00:00Z">
        <w:r>
          <w:rPr>
            <w:rFonts w:ascii="Calibri" w:cs="Calibri" w:eastAsia="Calibri" w:hAnsi="Calibri"/>
            <w:i w:val="0"/>
            <w:iCs w:val="0"/>
            <w:smallCaps w:val="0"/>
            <w:strike w:val="0"/>
            <w:color w:val="000000"/>
            <w:u w:val="none"/>
            <w:shd w:fill="auto" w:val="clear"/>
            <w:vertAlign w:val="baseline"/>
            <w:rtl w:val="0"/>
          </w:rPr>
          <w:t xml:space="preserve">User-facing text is in Vietnamese; the public pages also offer English.</w:t>
        </w:r>
      </w:ins>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Destructive or irreversible actions (close Job, reject, withdraw Offer, mark Not Started) require a confirmation and a reason.</w:t>
      </w:r>
    </w:p>
    <w:p w:rsidR="00000000" w:rsidDel="00000000" w:rsidP="00000000" w:rsidRDefault="00000000" w:rsidRPr="00000000" w14:paraId="0000079A">
      <w:pPr>
        <w:pStyle w:val="Heading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5.3 Application Messages List</w:t>
      </w:r>
    </w:p>
    <w:p w:rsidR="00000000" w:rsidDel="00000000" w:rsidP="00000000" w:rsidRDefault="00000000" w:rsidRPr="00000000" w14:paraId="0000079B">
      <w:pPr>
        <w:spacing w:after="100" w:before="8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Table 5.3. Application Messages</w:t>
      </w:r>
      <w:r w:rsidDel="00000000" w:rsidR="00000000" w:rsidRPr="00000000">
        <w:rPr>
          <w:rtl w:val="0"/>
        </w:rPr>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
        <w:gridCol w:w="1173"/>
        <w:gridCol w:w="1625"/>
        <w:gridCol w:w="2527"/>
        <w:gridCol w:w="3250"/>
        <w:tblGridChange w:id="0">
          <w:tblGrid>
            <w:gridCol w:w="451"/>
            <w:gridCol w:w="1173"/>
            <w:gridCol w:w="1625"/>
            <w:gridCol w:w="2527"/>
            <w:gridCol w:w="325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79C">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79D">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Message 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79E">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Message 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79F">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Context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8e1" w:val="clear"/>
            <w:tcMar>
              <w:top w:w="60.0" w:type="dxa"/>
              <w:left w:w="90.0" w:type="dxa"/>
              <w:bottom w:w="60.0" w:type="dxa"/>
              <w:right w:w="90.0" w:type="dxa"/>
            </w:tcMar>
          </w:tcPr>
          <w:p w:rsidR="00000000" w:rsidDel="00000000" w:rsidP="00000000" w:rsidRDefault="00000000" w:rsidRPr="00000000" w14:paraId="000007A0">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Content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1">
            <w:pPr>
              <w:spacing w:after="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2">
            <w:pPr>
              <w:spacing w:after="40" w:lineRule="auto"/>
              <w:rPr>
                <w:rFonts w:ascii="Calibri" w:cs="Calibri" w:eastAsia="Calibri" w:hAnsi="Calibri"/>
              </w:rPr>
            </w:pPr>
            <w:r w:rsidDel="00000000" w:rsidR="00000000" w:rsidRPr="00000000">
              <w:rPr>
                <w:rFonts w:ascii="Calibri" w:cs="Calibri" w:eastAsia="Calibri" w:hAnsi="Calibri"/>
                <w:rtl w:val="0"/>
              </w:rPr>
              <w:t xml:space="preserve">MSG01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3">
            <w:pPr>
              <w:spacing w:after="40" w:lineRule="auto"/>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4">
            <w:pPr>
              <w:spacing w:after="40" w:lineRule="auto"/>
              <w:rPr>
                <w:rFonts w:ascii="Calibri" w:cs="Calibri" w:eastAsia="Calibri" w:hAnsi="Calibri"/>
              </w:rPr>
            </w:pPr>
            <w:r w:rsidDel="00000000" w:rsidR="00000000" w:rsidRPr="00000000">
              <w:rPr>
                <w:rFonts w:ascii="Calibri" w:cs="Calibri" w:eastAsia="Calibri" w:hAnsi="Calibri"/>
                <w:rtl w:val="0"/>
              </w:rPr>
              <w:t xml:space="preserve">A search returns no result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5">
            <w:pPr>
              <w:spacing w:after="40" w:lineRule="auto"/>
              <w:rPr>
                <w:rFonts w:ascii="Calibri" w:cs="Calibri" w:eastAsia="Calibri" w:hAnsi="Calibri"/>
              </w:rPr>
            </w:pPr>
            <w:r w:rsidDel="00000000" w:rsidR="00000000" w:rsidRPr="00000000">
              <w:rPr>
                <w:rFonts w:ascii="Calibri" w:cs="Calibri" w:eastAsia="Calibri" w:hAnsi="Calibri"/>
                <w:rtl w:val="0"/>
              </w:rPr>
              <w:t xml:space="preserve">No results found.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6">
            <w:pPr>
              <w:spacing w:after="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7">
            <w:pPr>
              <w:spacing w:after="40" w:lineRule="auto"/>
              <w:rPr>
                <w:rFonts w:ascii="Calibri" w:cs="Calibri" w:eastAsia="Calibri" w:hAnsi="Calibri"/>
              </w:rPr>
            </w:pPr>
            <w:r w:rsidDel="00000000" w:rsidR="00000000" w:rsidRPr="00000000">
              <w:rPr>
                <w:rFonts w:ascii="Calibri" w:cs="Calibri" w:eastAsia="Calibri" w:hAnsi="Calibri"/>
                <w:rtl w:val="0"/>
              </w:rPr>
              <w:t xml:space="preserve">MSG02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8">
            <w:pPr>
              <w:spacing w:after="40" w:lineRule="auto"/>
              <w:rPr>
                <w:rFonts w:ascii="Calibri" w:cs="Calibri" w:eastAsia="Calibri" w:hAnsi="Calibri"/>
              </w:rPr>
            </w:pPr>
            <w:r w:rsidDel="00000000" w:rsidR="00000000" w:rsidRPr="00000000">
              <w:rPr>
                <w:rFonts w:ascii="Calibri" w:cs="Calibri" w:eastAsia="Calibri" w:hAnsi="Calibri"/>
                <w:rtl w:val="0"/>
              </w:rPr>
              <w:t xml:space="preserve">In red, under the field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9">
            <w:pPr>
              <w:spacing w:after="40" w:lineRule="auto"/>
              <w:rPr>
                <w:rFonts w:ascii="Calibri" w:cs="Calibri" w:eastAsia="Calibri" w:hAnsi="Calibri"/>
              </w:rPr>
            </w:pPr>
            <w:r w:rsidDel="00000000" w:rsidR="00000000" w:rsidRPr="00000000">
              <w:rPr>
                <w:rFonts w:ascii="Calibri" w:cs="Calibri" w:eastAsia="Calibri" w:hAnsi="Calibri"/>
                <w:rtl w:val="0"/>
              </w:rPr>
              <w:t xml:space="preserve">A required field is empty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A">
            <w:pPr>
              <w:spacing w:after="40" w:lineRule="auto"/>
              <w:rPr>
                <w:rFonts w:ascii="Calibri" w:cs="Calibri" w:eastAsia="Calibri" w:hAnsi="Calibri"/>
              </w:rPr>
            </w:pPr>
            <w:r w:rsidDel="00000000" w:rsidR="00000000" w:rsidRPr="00000000">
              <w:rPr>
                <w:rFonts w:ascii="Calibri" w:cs="Calibri" w:eastAsia="Calibri" w:hAnsi="Calibri"/>
                <w:rtl w:val="0"/>
              </w:rPr>
              <w:t xml:space="preserve">This field is required.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B">
            <w:pPr>
              <w:spacing w:after="4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C">
            <w:pPr>
              <w:spacing w:after="40" w:lineRule="auto"/>
              <w:rPr>
                <w:rFonts w:ascii="Calibri" w:cs="Calibri" w:eastAsia="Calibri" w:hAnsi="Calibri"/>
              </w:rPr>
            </w:pPr>
            <w:r w:rsidDel="00000000" w:rsidR="00000000" w:rsidRPr="00000000">
              <w:rPr>
                <w:rFonts w:ascii="Calibri" w:cs="Calibri" w:eastAsia="Calibri" w:hAnsi="Calibri"/>
                <w:rtl w:val="0"/>
              </w:rPr>
              <w:t xml:space="preserve">MSG03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D">
            <w:pPr>
              <w:spacing w:after="40" w:lineRule="auto"/>
              <w:rPr>
                <w:rFonts w:ascii="Calibri" w:cs="Calibri" w:eastAsia="Calibri" w:hAnsi="Calibri"/>
              </w:rPr>
            </w:pPr>
            <w:r w:rsidDel="00000000" w:rsidR="00000000" w:rsidRPr="00000000">
              <w:rPr>
                <w:rFonts w:ascii="Calibri" w:cs="Calibri" w:eastAsia="Calibri" w:hAnsi="Calibri"/>
                <w:rtl w:val="0"/>
              </w:rPr>
              <w:t xml:space="preserve">In red, under the field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E">
            <w:pPr>
              <w:spacing w:after="40" w:lineRule="auto"/>
              <w:rPr>
                <w:rFonts w:ascii="Calibri" w:cs="Calibri" w:eastAsia="Calibri" w:hAnsi="Calibri"/>
              </w:rPr>
            </w:pPr>
            <w:r w:rsidDel="00000000" w:rsidR="00000000" w:rsidRPr="00000000">
              <w:rPr>
                <w:rFonts w:ascii="Calibri" w:cs="Calibri" w:eastAsia="Calibri" w:hAnsi="Calibri"/>
                <w:rtl w:val="0"/>
              </w:rPr>
              <w:t xml:space="preserve">Input exceeds the maximum length</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AF">
            <w:pPr>
              <w:spacing w:after="40" w:lineRule="auto"/>
              <w:rPr>
                <w:rFonts w:ascii="Calibri" w:cs="Calibri" w:eastAsia="Calibri" w:hAnsi="Calibri"/>
              </w:rPr>
            </w:pPr>
            <w:r w:rsidDel="00000000" w:rsidR="00000000" w:rsidRPr="00000000">
              <w:rPr>
                <w:rFonts w:ascii="Calibri" w:cs="Calibri" w:eastAsia="Calibri" w:hAnsi="Calibri"/>
                <w:rtl w:val="0"/>
              </w:rPr>
              <w:t xml:space="preserve">Maximum length is {max_length} characters.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0">
            <w:pPr>
              <w:spacing w:after="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1">
            <w:pPr>
              <w:spacing w:after="40" w:lineRule="auto"/>
              <w:rPr>
                <w:rFonts w:ascii="Calibri" w:cs="Calibri" w:eastAsia="Calibri" w:hAnsi="Calibri"/>
              </w:rPr>
            </w:pPr>
            <w:r w:rsidDel="00000000" w:rsidR="00000000" w:rsidRPr="00000000">
              <w:rPr>
                <w:rFonts w:ascii="Calibri" w:cs="Calibri" w:eastAsia="Calibri" w:hAnsi="Calibri"/>
                <w:rtl w:val="0"/>
              </w:rPr>
              <w:t xml:space="preserve">MSG04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2">
            <w:pPr>
              <w:spacing w:after="40" w:lineRule="auto"/>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3">
            <w:pPr>
              <w:spacing w:after="40" w:lineRule="auto"/>
              <w:rPr>
                <w:rFonts w:ascii="Calibri" w:cs="Calibri" w:eastAsia="Calibri" w:hAnsi="Calibri"/>
              </w:rPr>
            </w:pPr>
            <w:r w:rsidDel="00000000" w:rsidR="00000000" w:rsidRPr="00000000">
              <w:rPr>
                <w:rFonts w:ascii="Calibri" w:cs="Calibri" w:eastAsia="Calibri" w:hAnsi="Calibri"/>
                <w:rtl w:val="0"/>
              </w:rPr>
              <w:t xml:space="preserve">Email or password is incorrect at login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4">
            <w:pPr>
              <w:spacing w:after="40" w:lineRule="auto"/>
              <w:rPr>
                <w:rFonts w:ascii="Calibri" w:cs="Calibri" w:eastAsia="Calibri" w:hAnsi="Calibri"/>
              </w:rPr>
            </w:pPr>
            <w:r w:rsidDel="00000000" w:rsidR="00000000" w:rsidRPr="00000000">
              <w:rPr>
                <w:rFonts w:ascii="Calibri" w:cs="Calibri" w:eastAsia="Calibri" w:hAnsi="Calibri"/>
                <w:rtl w:val="0"/>
              </w:rPr>
              <w:t xml:space="preserve">Incorrect email or password. Please try again.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5">
            <w:pPr>
              <w:spacing w:after="4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6">
            <w:pPr>
              <w:spacing w:after="40" w:lineRule="auto"/>
              <w:rPr>
                <w:rFonts w:ascii="Calibri" w:cs="Calibri" w:eastAsia="Calibri" w:hAnsi="Calibri"/>
              </w:rPr>
            </w:pPr>
            <w:r w:rsidDel="00000000" w:rsidR="00000000" w:rsidRPr="00000000">
              <w:rPr>
                <w:rFonts w:ascii="Calibri" w:cs="Calibri" w:eastAsia="Calibri" w:hAnsi="Calibri"/>
                <w:rtl w:val="0"/>
              </w:rPr>
              <w:t xml:space="preserve">MSG05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7">
            <w:pPr>
              <w:spacing w:after="40" w:lineRule="auto"/>
              <w:rPr>
                <w:rFonts w:ascii="Calibri" w:cs="Calibri" w:eastAsia="Calibri" w:hAnsi="Calibri"/>
              </w:rPr>
            </w:pPr>
            <w:r w:rsidDel="00000000" w:rsidR="00000000" w:rsidRPr="00000000">
              <w:rPr>
                <w:rFonts w:ascii="Calibri" w:cs="Calibri" w:eastAsia="Calibri" w:hAnsi="Calibri"/>
                <w:rtl w:val="0"/>
              </w:rPr>
              <w:t xml:space="preserve">In red, under the field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8">
            <w:pPr>
              <w:spacing w:after="40" w:lineRule="auto"/>
              <w:rPr>
                <w:rFonts w:ascii="Calibri" w:cs="Calibri" w:eastAsia="Calibri" w:hAnsi="Calibri"/>
              </w:rPr>
            </w:pPr>
            <w:r w:rsidDel="00000000" w:rsidR="00000000" w:rsidRPr="00000000">
              <w:rPr>
                <w:rFonts w:ascii="Calibri" w:cs="Calibri" w:eastAsia="Calibri" w:hAnsi="Calibri"/>
                <w:rtl w:val="0"/>
              </w:rPr>
              <w:t xml:space="preserve">OTP is incorrect or expired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9">
            <w:pPr>
              <w:spacing w:after="40" w:lineRule="auto"/>
              <w:rPr>
                <w:rFonts w:ascii="Calibri" w:cs="Calibri" w:eastAsia="Calibri" w:hAnsi="Calibri"/>
              </w:rPr>
            </w:pPr>
            <w:r w:rsidDel="00000000" w:rsidR="00000000" w:rsidRPr="00000000">
              <w:rPr>
                <w:rFonts w:ascii="Calibri" w:cs="Calibri" w:eastAsia="Calibri" w:hAnsi="Calibri"/>
                <w:rtl w:val="0"/>
              </w:rPr>
              <w:t xml:space="preserve">The code is invalid or has expired. Please request a new code.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A">
            <w:pPr>
              <w:spacing w:after="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B">
            <w:pPr>
              <w:spacing w:after="40" w:lineRule="auto"/>
              <w:rPr>
                <w:rFonts w:ascii="Calibri" w:cs="Calibri" w:eastAsia="Calibri" w:hAnsi="Calibri"/>
              </w:rPr>
            </w:pPr>
            <w:r w:rsidDel="00000000" w:rsidR="00000000" w:rsidRPr="00000000">
              <w:rPr>
                <w:rFonts w:ascii="Calibri" w:cs="Calibri" w:eastAsia="Calibri" w:hAnsi="Calibri"/>
                <w:rtl w:val="0"/>
              </w:rPr>
              <w:t xml:space="preserve">MSG06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C">
            <w:pPr>
              <w:spacing w:after="4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D">
            <w:pPr>
              <w:spacing w:after="40" w:lineRule="auto"/>
              <w:rPr>
                <w:rFonts w:ascii="Calibri" w:cs="Calibri" w:eastAsia="Calibri" w:hAnsi="Calibri"/>
              </w:rPr>
            </w:pPr>
            <w:r w:rsidDel="00000000" w:rsidR="00000000" w:rsidRPr="00000000">
              <w:rPr>
                <w:rFonts w:ascii="Calibri" w:cs="Calibri" w:eastAsia="Calibri" w:hAnsi="Calibri"/>
                <w:rtl w:val="0"/>
              </w:rPr>
              <w:t xml:space="preserve">OTP email sent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E">
            <w:pPr>
              <w:spacing w:after="40" w:lineRule="auto"/>
              <w:rPr>
                <w:rFonts w:ascii="Calibri" w:cs="Calibri" w:eastAsia="Calibri" w:hAnsi="Calibri"/>
              </w:rPr>
            </w:pPr>
            <w:r w:rsidDel="00000000" w:rsidR="00000000" w:rsidRPr="00000000">
              <w:rPr>
                <w:rFonts w:ascii="Calibri" w:cs="Calibri" w:eastAsia="Calibri" w:hAnsi="Calibri"/>
                <w:rtl w:val="0"/>
              </w:rPr>
              <w:t xml:space="preserve">A verification code has been sent to {email_address}.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BF">
            <w:pPr>
              <w:spacing w:after="40"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0">
            <w:pPr>
              <w:spacing w:after="40" w:lineRule="auto"/>
              <w:rPr>
                <w:rFonts w:ascii="Calibri" w:cs="Calibri" w:eastAsia="Calibri" w:hAnsi="Calibri"/>
              </w:rPr>
            </w:pPr>
            <w:r w:rsidDel="00000000" w:rsidR="00000000" w:rsidRPr="00000000">
              <w:rPr>
                <w:rFonts w:ascii="Calibri" w:cs="Calibri" w:eastAsia="Calibri" w:hAnsi="Calibri"/>
                <w:rtl w:val="0"/>
              </w:rPr>
              <w:t xml:space="preserve">MSG07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1">
            <w:pPr>
              <w:spacing w:after="40" w:lineRule="auto"/>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2">
            <w:pPr>
              <w:spacing w:after="40" w:lineRule="auto"/>
              <w:rPr>
                <w:rFonts w:ascii="Calibri" w:cs="Calibri" w:eastAsia="Calibri" w:hAnsi="Calibri"/>
              </w:rPr>
            </w:pPr>
            <w:r w:rsidDel="00000000" w:rsidR="00000000" w:rsidRPr="00000000">
              <w:rPr>
                <w:rFonts w:ascii="Calibri" w:cs="Calibri" w:eastAsia="Calibri" w:hAnsi="Calibri"/>
                <w:rtl w:val="0"/>
              </w:rPr>
              <w:t xml:space="preserve">Login locked after 5 failed attempts. </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3">
            <w:pPr>
              <w:spacing w:after="40" w:lineRule="auto"/>
              <w:rPr>
                <w:rFonts w:ascii="Calibri" w:cs="Calibri" w:eastAsia="Calibri" w:hAnsi="Calibri"/>
              </w:rPr>
            </w:pPr>
            <w:r w:rsidDel="00000000" w:rsidR="00000000" w:rsidRPr="00000000">
              <w:rPr>
                <w:rFonts w:ascii="Calibri" w:cs="Calibri" w:eastAsia="Calibri" w:hAnsi="Calibri"/>
                <w:rtl w:val="0"/>
              </w:rPr>
              <w:t xml:space="preserve">Your account is locked for 15 minutes. Please try again later or contact support.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4">
            <w:pPr>
              <w:spacing w:after="4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5">
            <w:pPr>
              <w:spacing w:after="40" w:lineRule="auto"/>
              <w:rPr>
                <w:rFonts w:ascii="Calibri" w:cs="Calibri" w:eastAsia="Calibri" w:hAnsi="Calibri"/>
              </w:rPr>
            </w:pPr>
            <w:r w:rsidDel="00000000" w:rsidR="00000000" w:rsidRPr="00000000">
              <w:rPr>
                <w:rFonts w:ascii="Calibri" w:cs="Calibri" w:eastAsia="Calibri" w:hAnsi="Calibri"/>
                <w:rtl w:val="0"/>
              </w:rPr>
              <w:t xml:space="preserve">MSG08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6">
            <w:pPr>
              <w:spacing w:after="40" w:lineRule="auto"/>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7">
            <w:pPr>
              <w:spacing w:after="40" w:lineRule="auto"/>
              <w:rPr>
                <w:rFonts w:ascii="Calibri" w:cs="Calibri" w:eastAsia="Calibri" w:hAnsi="Calibri"/>
              </w:rPr>
            </w:pPr>
            <w:r w:rsidDel="00000000" w:rsidR="00000000" w:rsidRPr="00000000">
              <w:rPr>
                <w:rFonts w:ascii="Calibri" w:cs="Calibri" w:eastAsia="Calibri" w:hAnsi="Calibri"/>
                <w:rtl w:val="0"/>
              </w:rPr>
              <w:t xml:space="preserve">Suspended account attempts to log in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8">
            <w:pPr>
              <w:spacing w:after="40" w:lineRule="auto"/>
              <w:rPr>
                <w:rFonts w:ascii="Calibri" w:cs="Calibri" w:eastAsia="Calibri" w:hAnsi="Calibri"/>
              </w:rPr>
            </w:pPr>
            <w:r w:rsidDel="00000000" w:rsidR="00000000" w:rsidRPr="00000000">
              <w:rPr>
                <w:rFonts w:ascii="Calibri" w:cs="Calibri" w:eastAsia="Calibri" w:hAnsi="Calibri"/>
                <w:rtl w:val="0"/>
              </w:rPr>
              <w:t xml:space="preserve">Your account has been suspended. Please contact support.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9">
            <w:pPr>
              <w:spacing w:after="40"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A">
            <w:pPr>
              <w:spacing w:after="40" w:lineRule="auto"/>
              <w:rPr>
                <w:rFonts w:ascii="Calibri" w:cs="Calibri" w:eastAsia="Calibri" w:hAnsi="Calibri"/>
              </w:rPr>
            </w:pPr>
            <w:r w:rsidDel="00000000" w:rsidR="00000000" w:rsidRPr="00000000">
              <w:rPr>
                <w:rFonts w:ascii="Calibri" w:cs="Calibri" w:eastAsia="Calibri" w:hAnsi="Calibri"/>
                <w:rtl w:val="0"/>
              </w:rPr>
              <w:t xml:space="preserve">MSG09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B">
            <w:pPr>
              <w:spacing w:after="4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C">
            <w:pPr>
              <w:spacing w:after="40" w:lineRule="auto"/>
              <w:rPr>
                <w:rFonts w:ascii="Calibri" w:cs="Calibri" w:eastAsia="Calibri" w:hAnsi="Calibri"/>
              </w:rPr>
            </w:pPr>
            <w:r w:rsidDel="00000000" w:rsidR="00000000" w:rsidRPr="00000000">
              <w:rPr>
                <w:rFonts w:ascii="Calibri" w:cs="Calibri" w:eastAsia="Calibri" w:hAnsi="Calibri"/>
                <w:rtl w:val="0"/>
              </w:rPr>
              <w:t xml:space="preserve">Registration succeeds for Affiliate or Client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D">
            <w:pPr>
              <w:spacing w:after="40" w:lineRule="auto"/>
              <w:rPr>
                <w:rFonts w:ascii="Calibri" w:cs="Calibri" w:eastAsia="Calibri" w:hAnsi="Calibri"/>
              </w:rPr>
            </w:pPr>
            <w:r w:rsidDel="00000000" w:rsidR="00000000" w:rsidRPr="00000000">
              <w:rPr>
                <w:rFonts w:ascii="Calibri" w:cs="Calibri" w:eastAsia="Calibri" w:hAnsi="Calibri"/>
                <w:rtl w:val="0"/>
              </w:rPr>
              <w:t xml:space="preserve">Registration received. Your account will be activated after approval.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E">
            <w:pPr>
              <w:spacing w:after="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CF">
            <w:pPr>
              <w:spacing w:after="40" w:lineRule="auto"/>
              <w:rPr>
                <w:rFonts w:ascii="Calibri" w:cs="Calibri" w:eastAsia="Calibri" w:hAnsi="Calibri"/>
              </w:rPr>
            </w:pPr>
            <w:r w:rsidDel="00000000" w:rsidR="00000000" w:rsidRPr="00000000">
              <w:rPr>
                <w:rFonts w:ascii="Calibri" w:cs="Calibri" w:eastAsia="Calibri" w:hAnsi="Calibri"/>
                <w:rtl w:val="0"/>
              </w:rPr>
              <w:t xml:space="preserve">MSG10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0">
            <w:pPr>
              <w:spacing w:after="4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1">
            <w:pPr>
              <w:spacing w:after="40" w:lineRule="auto"/>
              <w:rPr>
                <w:rFonts w:ascii="Calibri" w:cs="Calibri" w:eastAsia="Calibri" w:hAnsi="Calibri"/>
              </w:rPr>
            </w:pPr>
            <w:r w:rsidDel="00000000" w:rsidR="00000000" w:rsidRPr="00000000">
              <w:rPr>
                <w:rFonts w:ascii="Calibri" w:cs="Calibri" w:eastAsia="Calibri" w:hAnsi="Calibri"/>
                <w:rtl w:val="0"/>
              </w:rPr>
              <w:t xml:space="preserve">Data saved successfully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2">
            <w:pPr>
              <w:spacing w:after="40" w:lineRule="auto"/>
              <w:rPr>
                <w:rFonts w:ascii="Calibri" w:cs="Calibri" w:eastAsia="Calibri" w:hAnsi="Calibri"/>
              </w:rPr>
            </w:pPr>
            <w:r w:rsidDel="00000000" w:rsidR="00000000" w:rsidRPr="00000000">
              <w:rPr>
                <w:rFonts w:ascii="Calibri" w:cs="Calibri" w:eastAsia="Calibri" w:hAnsi="Calibri"/>
                <w:rtl w:val="0"/>
              </w:rPr>
              <w:t xml:space="preserve">Saved successfully.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3">
            <w:pPr>
              <w:spacing w:after="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4">
            <w:pPr>
              <w:spacing w:after="40" w:lineRule="auto"/>
              <w:rPr>
                <w:rFonts w:ascii="Calibri" w:cs="Calibri" w:eastAsia="Calibri" w:hAnsi="Calibri"/>
              </w:rPr>
            </w:pPr>
            <w:r w:rsidDel="00000000" w:rsidR="00000000" w:rsidRPr="00000000">
              <w:rPr>
                <w:rFonts w:ascii="Calibri" w:cs="Calibri" w:eastAsia="Calibri" w:hAnsi="Calibri"/>
                <w:rtl w:val="0"/>
              </w:rPr>
              <w:t xml:space="preserve">MSG11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5">
            <w:pPr>
              <w:spacing w:after="40" w:lineRule="auto"/>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6">
            <w:pPr>
              <w:spacing w:after="40" w:lineRule="auto"/>
              <w:rPr>
                <w:rFonts w:ascii="Calibri" w:cs="Calibri" w:eastAsia="Calibri" w:hAnsi="Calibri"/>
              </w:rPr>
            </w:pPr>
            <w:r w:rsidDel="00000000" w:rsidR="00000000" w:rsidRPr="00000000">
              <w:rPr>
                <w:rFonts w:ascii="Calibri" w:cs="Calibri" w:eastAsia="Calibri" w:hAnsi="Calibri"/>
                <w:rtl w:val="0"/>
              </w:rPr>
              <w:t xml:space="preserve">User lacks permission for the action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7">
            <w:pPr>
              <w:spacing w:after="40" w:lineRule="auto"/>
              <w:rPr>
                <w:rFonts w:ascii="Calibri" w:cs="Calibri" w:eastAsia="Calibri" w:hAnsi="Calibri"/>
              </w:rPr>
            </w:pPr>
            <w:r w:rsidDel="00000000" w:rsidR="00000000" w:rsidRPr="00000000">
              <w:rPr>
                <w:rFonts w:ascii="Calibri" w:cs="Calibri" w:eastAsia="Calibri" w:hAnsi="Calibri"/>
                <w:rtl w:val="0"/>
              </w:rPr>
              <w:t xml:space="preserve">You do not have permission to perform this action.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8">
            <w:pPr>
              <w:spacing w:after="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9">
            <w:pPr>
              <w:spacing w:after="40" w:lineRule="auto"/>
              <w:rPr>
                <w:rFonts w:ascii="Calibri" w:cs="Calibri" w:eastAsia="Calibri" w:hAnsi="Calibri"/>
              </w:rPr>
            </w:pPr>
            <w:r w:rsidDel="00000000" w:rsidR="00000000" w:rsidRPr="00000000">
              <w:rPr>
                <w:rFonts w:ascii="Calibri" w:cs="Calibri" w:eastAsia="Calibri" w:hAnsi="Calibri"/>
                <w:rtl w:val="0"/>
              </w:rPr>
              <w:t xml:space="preserve">MSG12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A">
            <w:pPr>
              <w:spacing w:after="40" w:lineRule="auto"/>
              <w:rPr>
                <w:rFonts w:ascii="Calibri" w:cs="Calibri" w:eastAsia="Calibri" w:hAnsi="Calibri"/>
              </w:rPr>
            </w:pPr>
            <w:r w:rsidDel="00000000" w:rsidR="00000000" w:rsidRPr="00000000">
              <w:rPr>
                <w:rFonts w:ascii="Calibri" w:cs="Calibri" w:eastAsia="Calibri" w:hAnsi="Calibri"/>
                <w:rtl w:val="0"/>
              </w:rPr>
              <w:t xml:space="preserve">Dialog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B">
            <w:pPr>
              <w:spacing w:after="40" w:lineRule="auto"/>
              <w:rPr>
                <w:rFonts w:ascii="Calibri" w:cs="Calibri" w:eastAsia="Calibri" w:hAnsi="Calibri"/>
              </w:rPr>
            </w:pPr>
            <w:r w:rsidDel="00000000" w:rsidR="00000000" w:rsidRPr="00000000">
              <w:rPr>
                <w:rFonts w:ascii="Calibri" w:cs="Calibri" w:eastAsia="Calibri" w:hAnsi="Calibri"/>
                <w:rtl w:val="0"/>
              </w:rPr>
              <w:t xml:space="preserve">Record was changed by another user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C">
            <w:pPr>
              <w:spacing w:after="40" w:lineRule="auto"/>
              <w:rPr>
                <w:rFonts w:ascii="Calibri" w:cs="Calibri" w:eastAsia="Calibri" w:hAnsi="Calibri"/>
              </w:rPr>
            </w:pPr>
            <w:r w:rsidDel="00000000" w:rsidR="00000000" w:rsidRPr="00000000">
              <w:rPr>
                <w:rFonts w:ascii="Calibri" w:cs="Calibri" w:eastAsia="Calibri" w:hAnsi="Calibri"/>
                <w:rtl w:val="0"/>
              </w:rPr>
              <w:t xml:space="preserve">This record was changed by another user. Please reload and try again.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D">
            <w:pPr>
              <w:spacing w:after="4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E">
            <w:pPr>
              <w:spacing w:after="40" w:lineRule="auto"/>
              <w:rPr>
                <w:rFonts w:ascii="Calibri" w:cs="Calibri" w:eastAsia="Calibri" w:hAnsi="Calibri"/>
              </w:rPr>
            </w:pPr>
            <w:r w:rsidDel="00000000" w:rsidR="00000000" w:rsidRPr="00000000">
              <w:rPr>
                <w:rFonts w:ascii="Calibri" w:cs="Calibri" w:eastAsia="Calibri" w:hAnsi="Calibri"/>
                <w:rtl w:val="0"/>
              </w:rPr>
              <w:t xml:space="preserve">MSG13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DF">
            <w:pPr>
              <w:spacing w:after="40" w:lineRule="auto"/>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0">
            <w:pPr>
              <w:spacing w:after="40" w:lineRule="auto"/>
              <w:rPr>
                <w:rFonts w:ascii="Calibri" w:cs="Calibri" w:eastAsia="Calibri" w:hAnsi="Calibri"/>
              </w:rPr>
            </w:pPr>
            <w:r w:rsidDel="00000000" w:rsidR="00000000" w:rsidRPr="00000000">
              <w:rPr>
                <w:rFonts w:ascii="Calibri" w:cs="Calibri" w:eastAsia="Calibri" w:hAnsi="Calibri"/>
                <w:rtl w:val="0"/>
              </w:rPr>
              <w:t xml:space="preserve">Job is not accepting submissions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1">
            <w:pPr>
              <w:spacing w:after="40" w:lineRule="auto"/>
              <w:rPr>
                <w:rFonts w:ascii="Calibri" w:cs="Calibri" w:eastAsia="Calibri" w:hAnsi="Calibri"/>
              </w:rPr>
            </w:pPr>
            <w:r w:rsidDel="00000000" w:rsidR="00000000" w:rsidRPr="00000000">
              <w:rPr>
                <w:rFonts w:ascii="Calibri" w:cs="Calibri" w:eastAsia="Calibri" w:hAnsi="Calibri"/>
                <w:rtl w:val="0"/>
              </w:rPr>
              <w:t xml:space="preserve">This job is not currently accepting applications.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2">
            <w:pPr>
              <w:spacing w:after="40"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3">
            <w:pPr>
              <w:spacing w:after="40" w:lineRule="auto"/>
              <w:rPr>
                <w:rFonts w:ascii="Calibri" w:cs="Calibri" w:eastAsia="Calibri" w:hAnsi="Calibri"/>
              </w:rPr>
            </w:pPr>
            <w:r w:rsidDel="00000000" w:rsidR="00000000" w:rsidRPr="00000000">
              <w:rPr>
                <w:rFonts w:ascii="Calibri" w:cs="Calibri" w:eastAsia="Calibri" w:hAnsi="Calibri"/>
                <w:rtl w:val="0"/>
              </w:rPr>
              <w:t xml:space="preserve">MSG14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4">
            <w:pPr>
              <w:spacing w:after="40" w:lineRule="auto"/>
              <w:rPr>
                <w:rFonts w:ascii="Calibri" w:cs="Calibri" w:eastAsia="Calibri" w:hAnsi="Calibri"/>
              </w:rPr>
            </w:pPr>
            <w:r w:rsidDel="00000000" w:rsidR="00000000" w:rsidRPr="00000000">
              <w:rPr>
                <w:rFonts w:ascii="Calibri" w:cs="Calibri" w:eastAsia="Calibri" w:hAnsi="Calibri"/>
                <w:rtl w:val="0"/>
              </w:rPr>
              <w:t xml:space="preserve">In red, under the field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5">
            <w:pPr>
              <w:spacing w:after="40" w:lineRule="auto"/>
              <w:rPr>
                <w:rFonts w:ascii="Calibri" w:cs="Calibri" w:eastAsia="Calibri" w:hAnsi="Calibri"/>
              </w:rPr>
            </w:pPr>
            <w:r w:rsidDel="00000000" w:rsidR="00000000" w:rsidRPr="00000000">
              <w:rPr>
                <w:rFonts w:ascii="Calibri" w:cs="Calibri" w:eastAsia="Calibri" w:hAnsi="Calibri"/>
                <w:rtl w:val="0"/>
              </w:rPr>
              <w:t xml:space="preserve">No CV, or more than one CV source, provided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6">
            <w:pPr>
              <w:spacing w:after="40" w:lineRule="auto"/>
              <w:rPr>
                <w:rFonts w:ascii="Calibri" w:cs="Calibri" w:eastAsia="Calibri" w:hAnsi="Calibri"/>
              </w:rPr>
            </w:pPr>
            <w:r w:rsidDel="00000000" w:rsidR="00000000" w:rsidRPr="00000000">
              <w:rPr>
                <w:rFonts w:ascii="Calibri" w:cs="Calibri" w:eastAsia="Calibri" w:hAnsi="Calibri"/>
                <w:rtl w:val="0"/>
              </w:rPr>
              <w:t xml:space="preserve">Please provide exactly one CV: upload a PDF or select an existing CV.</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7">
            <w:pPr>
              <w:spacing w:after="40"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8">
            <w:pPr>
              <w:spacing w:after="40" w:lineRule="auto"/>
              <w:rPr>
                <w:rFonts w:ascii="Calibri" w:cs="Calibri" w:eastAsia="Calibri" w:hAnsi="Calibri"/>
              </w:rPr>
            </w:pPr>
            <w:r w:rsidDel="00000000" w:rsidR="00000000" w:rsidRPr="00000000">
              <w:rPr>
                <w:rFonts w:ascii="Calibri" w:cs="Calibri" w:eastAsia="Calibri" w:hAnsi="Calibri"/>
                <w:rtl w:val="0"/>
              </w:rPr>
              <w:t xml:space="preserve">MSG15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9">
            <w:pPr>
              <w:spacing w:after="40" w:lineRule="auto"/>
              <w:rPr>
                <w:rFonts w:ascii="Calibri" w:cs="Calibri" w:eastAsia="Calibri" w:hAnsi="Calibri"/>
              </w:rPr>
            </w:pPr>
            <w:r w:rsidDel="00000000" w:rsidR="00000000" w:rsidRPr="00000000">
              <w:rPr>
                <w:rFonts w:ascii="Calibri" w:cs="Calibri" w:eastAsia="Calibri" w:hAnsi="Calibri"/>
                <w:rtl w:val="0"/>
              </w:rPr>
              <w:t xml:space="preserve">In red, under the field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A">
            <w:pPr>
              <w:spacing w:after="40" w:lineRule="auto"/>
              <w:rPr>
                <w:rFonts w:ascii="Calibri" w:cs="Calibri" w:eastAsia="Calibri" w:hAnsi="Calibri"/>
              </w:rPr>
            </w:pPr>
            <w:r w:rsidDel="00000000" w:rsidR="00000000" w:rsidRPr="00000000">
              <w:rPr>
                <w:rFonts w:ascii="Calibri" w:cs="Calibri" w:eastAsia="Calibri" w:hAnsi="Calibri"/>
                <w:rtl w:val="0"/>
              </w:rPr>
              <w:t xml:space="preserve">Affiliate submits a Candidate without email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B">
            <w:pPr>
              <w:spacing w:after="40" w:lineRule="auto"/>
              <w:rPr>
                <w:rFonts w:ascii="Calibri" w:cs="Calibri" w:eastAsia="Calibri" w:hAnsi="Calibri"/>
              </w:rPr>
            </w:pPr>
            <w:r w:rsidDel="00000000" w:rsidR="00000000" w:rsidRPr="00000000">
              <w:rPr>
                <w:rFonts w:ascii="Calibri" w:cs="Calibri" w:eastAsia="Calibri" w:hAnsi="Calibri"/>
                <w:rtl w:val="0"/>
              </w:rPr>
              <w:t xml:space="preserve">The candidate must have an email address to confirm the submission.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C">
            <w:pPr>
              <w:spacing w:after="40"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D">
            <w:pPr>
              <w:spacing w:after="40" w:lineRule="auto"/>
              <w:rPr>
                <w:rFonts w:ascii="Calibri" w:cs="Calibri" w:eastAsia="Calibri" w:hAnsi="Calibri"/>
              </w:rPr>
            </w:pPr>
            <w:r w:rsidDel="00000000" w:rsidR="00000000" w:rsidRPr="00000000">
              <w:rPr>
                <w:rFonts w:ascii="Calibri" w:cs="Calibri" w:eastAsia="Calibri" w:hAnsi="Calibri"/>
                <w:rtl w:val="0"/>
              </w:rPr>
              <w:t xml:space="preserve">MSG16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E">
            <w:pPr>
              <w:spacing w:after="40" w:lineRule="auto"/>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EF">
            <w:pPr>
              <w:spacing w:after="40" w:lineRule="auto"/>
              <w:rPr>
                <w:rFonts w:ascii="Calibri" w:cs="Calibri" w:eastAsia="Calibri" w:hAnsi="Calibri"/>
              </w:rPr>
            </w:pPr>
            <w:r w:rsidDel="00000000" w:rsidR="00000000" w:rsidRPr="00000000">
              <w:rPr>
                <w:rFonts w:ascii="Calibri" w:cs="Calibri" w:eastAsia="Calibri" w:hAnsi="Calibri"/>
                <w:rtl w:val="0"/>
              </w:rPr>
              <w:t xml:space="preserve">Email and phone belong to different Candidates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0">
            <w:pPr>
              <w:spacing w:after="40" w:lineRule="auto"/>
              <w:rPr>
                <w:rFonts w:ascii="Calibri" w:cs="Calibri" w:eastAsia="Calibri" w:hAnsi="Calibri"/>
              </w:rPr>
            </w:pPr>
            <w:r w:rsidDel="00000000" w:rsidR="00000000" w:rsidRPr="00000000">
              <w:rPr>
                <w:rFonts w:ascii="Calibri" w:cs="Calibri" w:eastAsia="Calibri" w:hAnsi="Calibri"/>
                <w:rtl w:val="0"/>
              </w:rPr>
              <w:t xml:space="preserve">The email and phone number belong to two different candidates.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1">
            <w:pPr>
              <w:spacing w:after="40"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2">
            <w:pPr>
              <w:spacing w:after="40" w:lineRule="auto"/>
              <w:rPr>
                <w:rFonts w:ascii="Calibri" w:cs="Calibri" w:eastAsia="Calibri" w:hAnsi="Calibri"/>
              </w:rPr>
            </w:pPr>
            <w:r w:rsidDel="00000000" w:rsidR="00000000" w:rsidRPr="00000000">
              <w:rPr>
                <w:rFonts w:ascii="Calibri" w:cs="Calibri" w:eastAsia="Calibri" w:hAnsi="Calibri"/>
                <w:rtl w:val="0"/>
              </w:rPr>
              <w:t xml:space="preserve">MSG17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3">
            <w:pPr>
              <w:spacing w:after="40" w:lineRule="auto"/>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4">
            <w:pPr>
              <w:spacing w:after="40" w:lineRule="auto"/>
              <w:rPr>
                <w:rFonts w:ascii="Calibri" w:cs="Calibri" w:eastAsia="Calibri" w:hAnsi="Calibri"/>
              </w:rPr>
            </w:pPr>
            <w:r w:rsidDel="00000000" w:rsidR="00000000" w:rsidRPr="00000000">
              <w:rPr>
                <w:rFonts w:ascii="Calibri" w:cs="Calibri" w:eastAsia="Calibri" w:hAnsi="Calibri"/>
                <w:rtl w:val="0"/>
              </w:rPr>
              <w:t xml:space="preserve">Duplicate submission detected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5">
            <w:pPr>
              <w:spacing w:after="40" w:lineRule="auto"/>
              <w:rPr>
                <w:rFonts w:ascii="Calibri" w:cs="Calibri" w:eastAsia="Calibri" w:hAnsi="Calibri"/>
              </w:rPr>
            </w:pPr>
            <w:r w:rsidDel="00000000" w:rsidR="00000000" w:rsidRPr="00000000">
              <w:rPr>
                <w:rFonts w:ascii="Calibri" w:cs="Calibri" w:eastAsia="Calibri" w:hAnsi="Calibri"/>
                <w:rtl w:val="0"/>
              </w:rPr>
              <w:t xml:space="preserve">This candidate has already been submitted to this job.</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6">
            <w:pPr>
              <w:spacing w:after="40"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7">
            <w:pPr>
              <w:spacing w:after="40" w:lineRule="auto"/>
              <w:rPr>
                <w:rFonts w:ascii="Calibri" w:cs="Calibri" w:eastAsia="Calibri" w:hAnsi="Calibri"/>
              </w:rPr>
            </w:pPr>
            <w:r w:rsidDel="00000000" w:rsidR="00000000" w:rsidRPr="00000000">
              <w:rPr>
                <w:rFonts w:ascii="Calibri" w:cs="Calibri" w:eastAsia="Calibri" w:hAnsi="Calibri"/>
                <w:rtl w:val="0"/>
              </w:rPr>
              <w:t xml:space="preserve">MSG18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8">
            <w:pPr>
              <w:spacing w:after="40" w:lineRule="auto"/>
              <w:rPr>
                <w:rFonts w:ascii="Calibri" w:cs="Calibri" w:eastAsia="Calibri" w:hAnsi="Calibri"/>
              </w:rPr>
            </w:pPr>
            <w:r w:rsidDel="00000000" w:rsidR="00000000" w:rsidRPr="00000000">
              <w:rPr>
                <w:rFonts w:ascii="Calibri" w:cs="Calibri" w:eastAsia="Calibri" w:hAnsi="Calibri"/>
                <w:rtl w:val="0"/>
              </w:rPr>
              <w:t xml:space="preserve">In red, under the field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9">
            <w:pPr>
              <w:spacing w:after="40" w:lineRule="auto"/>
              <w:rPr>
                <w:rFonts w:ascii="Calibri" w:cs="Calibri" w:eastAsia="Calibri" w:hAnsi="Calibri"/>
              </w:rPr>
            </w:pPr>
            <w:r w:rsidDel="00000000" w:rsidR="00000000" w:rsidRPr="00000000">
              <w:rPr>
                <w:rFonts w:ascii="Calibri" w:cs="Calibri" w:eastAsia="Calibri" w:hAnsi="Calibri"/>
                <w:rtl w:val="0"/>
              </w:rPr>
              <w:t xml:space="preserve">Rejection without a reason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A">
            <w:pPr>
              <w:spacing w:after="40" w:lineRule="auto"/>
              <w:rPr>
                <w:rFonts w:ascii="Calibri" w:cs="Calibri" w:eastAsia="Calibri" w:hAnsi="Calibri"/>
              </w:rPr>
            </w:pPr>
            <w:r w:rsidDel="00000000" w:rsidR="00000000" w:rsidRPr="00000000">
              <w:rPr>
                <w:rFonts w:ascii="Calibri" w:cs="Calibri" w:eastAsia="Calibri" w:hAnsi="Calibri"/>
                <w:rtl w:val="0"/>
              </w:rPr>
              <w:t xml:space="preserve">Please enter a reason.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B">
            <w:pPr>
              <w:spacing w:after="40" w:lineRule="auto"/>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C">
            <w:pPr>
              <w:spacing w:after="40" w:lineRule="auto"/>
              <w:rPr>
                <w:rFonts w:ascii="Calibri" w:cs="Calibri" w:eastAsia="Calibri" w:hAnsi="Calibri"/>
              </w:rPr>
            </w:pPr>
            <w:r w:rsidDel="00000000" w:rsidR="00000000" w:rsidRPr="00000000">
              <w:rPr>
                <w:rFonts w:ascii="Calibri" w:cs="Calibri" w:eastAsia="Calibri" w:hAnsi="Calibri"/>
                <w:rtl w:val="0"/>
              </w:rPr>
              <w:t xml:space="preserve">MSG19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D">
            <w:pPr>
              <w:spacing w:after="40" w:lineRule="auto"/>
              <w:rPr>
                <w:rFonts w:ascii="Calibri" w:cs="Calibri" w:eastAsia="Calibri" w:hAnsi="Calibri"/>
              </w:rPr>
            </w:pPr>
            <w:r w:rsidDel="00000000" w:rsidR="00000000" w:rsidRPr="00000000">
              <w:rPr>
                <w:rFonts w:ascii="Calibri" w:cs="Calibri" w:eastAsia="Calibri" w:hAnsi="Calibri"/>
                <w:rtl w:val="0"/>
              </w:rPr>
              <w:t xml:space="preserve">In red, under the field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E">
            <w:pPr>
              <w:spacing w:after="40" w:lineRule="auto"/>
              <w:rPr>
                <w:rFonts w:ascii="Calibri" w:cs="Calibri" w:eastAsia="Calibri" w:hAnsi="Calibri"/>
              </w:rPr>
            </w:pPr>
            <w:r w:rsidDel="00000000" w:rsidR="00000000" w:rsidRPr="00000000">
              <w:rPr>
                <w:rFonts w:ascii="Calibri" w:cs="Calibri" w:eastAsia="Calibri" w:hAnsi="Calibri"/>
                <w:rtl w:val="0"/>
              </w:rPr>
              <w:t xml:space="preserve">Interview time is in the past or duration is invalid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7FF">
            <w:pPr>
              <w:spacing w:after="40" w:lineRule="auto"/>
              <w:rPr>
                <w:rFonts w:ascii="Calibri" w:cs="Calibri" w:eastAsia="Calibri" w:hAnsi="Calibri"/>
              </w:rPr>
            </w:pPr>
            <w:r w:rsidDel="00000000" w:rsidR="00000000" w:rsidRPr="00000000">
              <w:rPr>
                <w:rFonts w:ascii="Calibri" w:cs="Calibri" w:eastAsia="Calibri" w:hAnsi="Calibri"/>
                <w:rtl w:val="0"/>
              </w:rPr>
              <w:t xml:space="preserve">The interview time must be in the future and the duration between 1 and 480 minutes.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0">
            <w:pPr>
              <w:spacing w:after="40"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1">
            <w:pPr>
              <w:spacing w:after="40" w:lineRule="auto"/>
              <w:rPr>
                <w:rFonts w:ascii="Calibri" w:cs="Calibri" w:eastAsia="Calibri" w:hAnsi="Calibri"/>
              </w:rPr>
            </w:pPr>
            <w:r w:rsidDel="00000000" w:rsidR="00000000" w:rsidRPr="00000000">
              <w:rPr>
                <w:rFonts w:ascii="Calibri" w:cs="Calibri" w:eastAsia="Calibri" w:hAnsi="Calibri"/>
                <w:rtl w:val="0"/>
              </w:rPr>
              <w:t xml:space="preserve">MSG20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2">
            <w:pPr>
              <w:spacing w:after="40" w:lineRule="auto"/>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3">
            <w:pPr>
              <w:spacing w:after="40" w:lineRule="auto"/>
              <w:rPr>
                <w:rFonts w:ascii="Calibri" w:cs="Calibri" w:eastAsia="Calibri" w:hAnsi="Calibri"/>
              </w:rPr>
            </w:pPr>
            <w:r w:rsidDel="00000000" w:rsidR="00000000" w:rsidRPr="00000000">
              <w:rPr>
                <w:rFonts w:ascii="Calibri" w:cs="Calibri" w:eastAsia="Calibri" w:hAnsi="Calibri"/>
                <w:rtl w:val="0"/>
              </w:rPr>
              <w:t xml:space="preserve">Application already has a pending Interview</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4">
            <w:pPr>
              <w:spacing w:after="40" w:lineRule="auto"/>
              <w:rPr>
                <w:rFonts w:ascii="Calibri" w:cs="Calibri" w:eastAsia="Calibri" w:hAnsi="Calibri"/>
              </w:rPr>
            </w:pPr>
            <w:r w:rsidDel="00000000" w:rsidR="00000000" w:rsidRPr="00000000">
              <w:rPr>
                <w:rFonts w:ascii="Calibri" w:cs="Calibri" w:eastAsia="Calibri" w:hAnsi="Calibri"/>
                <w:rtl w:val="0"/>
              </w:rPr>
              <w:t xml:space="preserve">This application already has a pending interview. Reschedule, cancel or record its result first.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5">
            <w:pPr>
              <w:spacing w:after="40" w:lineRule="auto"/>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6">
            <w:pPr>
              <w:spacing w:after="40" w:lineRule="auto"/>
              <w:rPr>
                <w:rFonts w:ascii="Calibri" w:cs="Calibri" w:eastAsia="Calibri" w:hAnsi="Calibri"/>
              </w:rPr>
            </w:pPr>
            <w:r w:rsidDel="00000000" w:rsidR="00000000" w:rsidRPr="00000000">
              <w:rPr>
                <w:rFonts w:ascii="Calibri" w:cs="Calibri" w:eastAsia="Calibri" w:hAnsi="Calibri"/>
                <w:rtl w:val="0"/>
              </w:rPr>
              <w:t xml:space="preserve">MSG21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7">
            <w:pPr>
              <w:spacing w:after="40" w:lineRule="auto"/>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8">
            <w:pPr>
              <w:spacing w:after="40" w:lineRule="auto"/>
              <w:rPr>
                <w:rFonts w:ascii="Calibri" w:cs="Calibri" w:eastAsia="Calibri" w:hAnsi="Calibri"/>
              </w:rPr>
            </w:pPr>
            <w:r w:rsidDel="00000000" w:rsidR="00000000" w:rsidRPr="00000000">
              <w:rPr>
                <w:rFonts w:ascii="Calibri" w:cs="Calibri" w:eastAsia="Calibri" w:hAnsi="Calibri"/>
                <w:rtl w:val="0"/>
              </w:rPr>
              <w:t xml:space="preserve">Attempt to withdraw an accepted Offer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9">
            <w:pPr>
              <w:spacing w:after="40" w:lineRule="auto"/>
              <w:rPr>
                <w:rFonts w:ascii="Calibri" w:cs="Calibri" w:eastAsia="Calibri" w:hAnsi="Calibri"/>
              </w:rPr>
            </w:pPr>
            <w:r w:rsidDel="00000000" w:rsidR="00000000" w:rsidRPr="00000000">
              <w:rPr>
                <w:rFonts w:ascii="Calibri" w:cs="Calibri" w:eastAsia="Calibri" w:hAnsi="Calibri"/>
                <w:rtl w:val="0"/>
              </w:rPr>
              <w:t xml:space="preserve">An accepted offer cannot be withdrawn.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A">
            <w:pPr>
              <w:spacing w:after="40" w:lineRule="auto"/>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B">
            <w:pPr>
              <w:spacing w:after="40" w:lineRule="auto"/>
              <w:rPr>
                <w:rFonts w:ascii="Calibri" w:cs="Calibri" w:eastAsia="Calibri" w:hAnsi="Calibri"/>
              </w:rPr>
            </w:pPr>
            <w:r w:rsidDel="00000000" w:rsidR="00000000" w:rsidRPr="00000000">
              <w:rPr>
                <w:rFonts w:ascii="Calibri" w:cs="Calibri" w:eastAsia="Calibri" w:hAnsi="Calibri"/>
                <w:rtl w:val="0"/>
              </w:rPr>
              <w:t xml:space="preserve">MSG22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C">
            <w:pPr>
              <w:spacing w:after="4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D">
            <w:pPr>
              <w:spacing w:after="40" w:lineRule="auto"/>
              <w:rPr>
                <w:rFonts w:ascii="Calibri" w:cs="Calibri" w:eastAsia="Calibri" w:hAnsi="Calibri"/>
              </w:rPr>
            </w:pPr>
            <w:r w:rsidDel="00000000" w:rsidR="00000000" w:rsidRPr="00000000">
              <w:rPr>
                <w:rFonts w:ascii="Calibri" w:cs="Calibri" w:eastAsia="Calibri" w:hAnsi="Calibri"/>
                <w:rtl w:val="0"/>
              </w:rPr>
              <w:t xml:space="preserve">Submission created and consent email sent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E">
            <w:pPr>
              <w:spacing w:after="40" w:lineRule="auto"/>
              <w:rPr>
                <w:rFonts w:ascii="Calibri" w:cs="Calibri" w:eastAsia="Calibri" w:hAnsi="Calibri"/>
              </w:rPr>
            </w:pPr>
            <w:r w:rsidDel="00000000" w:rsidR="00000000" w:rsidRPr="00000000">
              <w:rPr>
                <w:rFonts w:ascii="Calibri" w:cs="Calibri" w:eastAsia="Calibri" w:hAnsi="Calibri"/>
                <w:rtl w:val="0"/>
              </w:rPr>
              <w:t xml:space="preserve">Submission received. A confirmation request has been sent to the candidate.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0F">
            <w:pPr>
              <w:spacing w:after="40" w:lineRule="auto"/>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10">
            <w:pPr>
              <w:spacing w:after="40" w:lineRule="auto"/>
              <w:rPr>
                <w:rFonts w:ascii="Calibri" w:cs="Calibri" w:eastAsia="Calibri" w:hAnsi="Calibri"/>
              </w:rPr>
            </w:pPr>
            <w:r w:rsidDel="00000000" w:rsidR="00000000" w:rsidRPr="00000000">
              <w:rPr>
                <w:rFonts w:ascii="Calibri" w:cs="Calibri" w:eastAsia="Calibri" w:hAnsi="Calibri"/>
                <w:rtl w:val="0"/>
              </w:rPr>
              <w:t xml:space="preserve">MSG23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11">
            <w:pPr>
              <w:spacing w:after="40" w:lineRule="auto"/>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12">
            <w:pPr>
              <w:spacing w:after="40" w:lineRule="auto"/>
              <w:rPr>
                <w:rFonts w:ascii="Calibri" w:cs="Calibri" w:eastAsia="Calibri" w:hAnsi="Calibri"/>
              </w:rPr>
            </w:pPr>
            <w:r w:rsidDel="00000000" w:rsidR="00000000" w:rsidRPr="00000000">
              <w:rPr>
                <w:rFonts w:ascii="Calibri" w:cs="Calibri" w:eastAsia="Calibri" w:hAnsi="Calibri"/>
                <w:rtl w:val="0"/>
              </w:rPr>
              <w:t xml:space="preserve">Consent request has expired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13">
            <w:pPr>
              <w:spacing w:after="40" w:lineRule="auto"/>
              <w:rPr>
                <w:rFonts w:ascii="Calibri" w:cs="Calibri" w:eastAsia="Calibri" w:hAnsi="Calibri"/>
              </w:rPr>
            </w:pPr>
            <w:r w:rsidDel="00000000" w:rsidR="00000000" w:rsidRPr="00000000">
              <w:rPr>
                <w:rFonts w:ascii="Calibri" w:cs="Calibri" w:eastAsia="Calibri" w:hAnsi="Calibri"/>
                <w:rtl w:val="0"/>
              </w:rPr>
              <w:t xml:space="preserve">This confirmation request has expired. The affiliate needs to submit again.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14">
            <w:pPr>
              <w:spacing w:after="40" w:lineRule="auto"/>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15">
            <w:pPr>
              <w:spacing w:after="40" w:lineRule="auto"/>
              <w:rPr>
                <w:rFonts w:ascii="Calibri" w:cs="Calibri" w:eastAsia="Calibri" w:hAnsi="Calibri"/>
              </w:rPr>
            </w:pPr>
            <w:r w:rsidDel="00000000" w:rsidR="00000000" w:rsidRPr="00000000">
              <w:rPr>
                <w:rFonts w:ascii="Calibri" w:cs="Calibri" w:eastAsia="Calibri" w:hAnsi="Calibri"/>
                <w:rtl w:val="0"/>
              </w:rPr>
              <w:t xml:space="preserve">MSG24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16">
            <w:pPr>
              <w:spacing w:after="4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17">
            <w:pPr>
              <w:spacing w:after="40" w:lineRule="auto"/>
              <w:rPr>
                <w:rFonts w:ascii="Calibri" w:cs="Calibri" w:eastAsia="Calibri" w:hAnsi="Calibri"/>
              </w:rPr>
            </w:pPr>
            <w:r w:rsidDel="00000000" w:rsidR="00000000" w:rsidRPr="00000000">
              <w:rPr>
                <w:rFonts w:ascii="Calibri" w:cs="Calibri" w:eastAsia="Calibri" w:hAnsi="Calibri"/>
                <w:rtl w:val="0"/>
              </w:rPr>
              <w:t xml:space="preserve">Application submitted successfully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18">
            <w:pPr>
              <w:spacing w:after="40" w:lineRule="auto"/>
              <w:rPr>
                <w:rFonts w:ascii="Calibri" w:cs="Calibri" w:eastAsia="Calibri" w:hAnsi="Calibri"/>
              </w:rPr>
            </w:pPr>
            <w:r w:rsidDel="00000000" w:rsidR="00000000" w:rsidRPr="00000000">
              <w:rPr>
                <w:rFonts w:ascii="Calibri" w:cs="Calibri" w:eastAsia="Calibri" w:hAnsi="Calibri"/>
                <w:rtl w:val="0"/>
              </w:rPr>
              <w:t xml:space="preserve">Your application has been submitted.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19">
            <w:pPr>
              <w:spacing w:after="40" w:lineRule="auto"/>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1A">
            <w:pPr>
              <w:spacing w:after="40" w:lineRule="auto"/>
              <w:rPr>
                <w:rFonts w:ascii="Calibri" w:cs="Calibri" w:eastAsia="Calibri" w:hAnsi="Calibri"/>
              </w:rPr>
            </w:pPr>
            <w:r w:rsidDel="00000000" w:rsidR="00000000" w:rsidRPr="00000000">
              <w:rPr>
                <w:rFonts w:ascii="Calibri" w:cs="Calibri" w:eastAsia="Calibri" w:hAnsi="Calibri"/>
                <w:rtl w:val="0"/>
              </w:rPr>
              <w:t xml:space="preserve">MSG25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1B">
            <w:pPr>
              <w:spacing w:after="40" w:lineRule="auto"/>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1C">
            <w:pPr>
              <w:spacing w:after="40" w:lineRule="auto"/>
              <w:rPr>
                <w:rFonts w:ascii="Calibri" w:cs="Calibri" w:eastAsia="Calibri" w:hAnsi="Calibri"/>
              </w:rPr>
            </w:pPr>
            <w:r w:rsidDel="00000000" w:rsidR="00000000" w:rsidRPr="00000000">
              <w:rPr>
                <w:rFonts w:ascii="Calibri" w:cs="Calibri" w:eastAsia="Calibri" w:hAnsi="Calibri"/>
                <w:rtl w:val="0"/>
              </w:rPr>
              <w:t xml:space="preserve">Action not allowed in the current status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81D">
            <w:pPr>
              <w:spacing w:after="40" w:lineRule="auto"/>
              <w:rPr>
                <w:rFonts w:ascii="Calibri" w:cs="Calibri" w:eastAsia="Calibri" w:hAnsi="Calibri"/>
              </w:rPr>
            </w:pPr>
            <w:r w:rsidDel="00000000" w:rsidR="00000000" w:rsidRPr="00000000">
              <w:rPr>
                <w:rFonts w:ascii="Calibri" w:cs="Calibri" w:eastAsia="Calibri" w:hAnsi="Calibri"/>
                <w:rtl w:val="0"/>
              </w:rPr>
              <w:t xml:space="preserve">This action is not available in the current status ({status}).</w:t>
            </w:r>
          </w:p>
        </w:tc>
      </w:tr>
    </w:tbl>
    <w:p w:rsidR="00000000" w:rsidDel="00000000" w:rsidP="00000000" w:rsidRDefault="00000000" w:rsidRPr="00000000" w14:paraId="0000081E">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81F">
      <w:pPr>
        <w:pStyle w:val="Heading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5.4 Other Requirements</w:t>
      </w:r>
    </w:p>
    <w:p w:rsidR="00000000" w:rsidDel="00000000" w:rsidP="00000000" w:rsidRDefault="00000000" w:rsidRPr="00000000" w14:paraId="00000820">
      <w:pPr>
        <w:spacing w:after="120" w:lineRule="auto"/>
        <w:rPr>
          <w:rFonts w:ascii="Calibri" w:cs="Calibri" w:eastAsia="Calibri" w:hAnsi="Calibri"/>
        </w:rPr>
      </w:pPr>
      <w:r w:rsidDel="00000000" w:rsidR="00000000" w:rsidRPr="00000000">
        <w:rPr>
          <w:rFonts w:ascii="Calibri" w:cs="Calibri" w:eastAsia="Calibri" w:hAnsi="Calibri"/>
          <w:rtl w:val="0"/>
        </w:rPr>
        <w:t xml:space="preserve">No other requirements have been identified at this stage.</w:t>
      </w:r>
    </w:p>
    <w:sectPr>
      <w:footerReference r:id="rId4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1">
    <w:pPr>
      <w:jc w:val="center"/>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f3864"/>
      <w:sz w:val="25"/>
      <w:szCs w:val="25"/>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1f3864"/>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Heading1">
    <w:name w:val="Heading1"/>
    <w:basedOn w:val="Normal"/>
    <w:next w:val="Normal"/>
    <w:qFormat w:val="1"/>
    <w:pPr>
      <w:spacing w:after="120" w:before="240"/>
      <w:outlineLvl w:val="0"/>
    </w:pPr>
    <w:rPr>
      <w:rFonts w:ascii="Arial" w:cs="Arial" w:eastAsia="Arial" w:hAnsi="Arial"/>
      <w:b w:val="1"/>
      <w:bCs w:val="1"/>
      <w:color w:val="1f3864"/>
      <w:sz w:val="32"/>
      <w:szCs w:val="32"/>
    </w:rPr>
  </w:style>
  <w:style w:type="paragraph" w:styleId="Heading2">
    <w:name w:val="Heading2"/>
    <w:basedOn w:val="Normal"/>
    <w:next w:val="Normal"/>
    <w:qFormat w:val="1"/>
    <w:pPr>
      <w:spacing w:after="120" w:before="240"/>
      <w:outlineLvl w:val="1"/>
    </w:pPr>
    <w:rPr>
      <w:rFonts w:ascii="Arial" w:cs="Arial" w:eastAsia="Arial" w:hAnsi="Arial"/>
      <w:b w:val="1"/>
      <w:bCs w:val="1"/>
      <w:color w:val="1f3864"/>
      <w:sz w:val="28"/>
      <w:szCs w:val="28"/>
    </w:rPr>
  </w:style>
  <w:style w:type="paragraph" w:styleId="Heading3">
    <w:name w:val="Heading3"/>
    <w:basedOn w:val="Normal"/>
    <w:next w:val="Normal"/>
    <w:qFormat w:val="1"/>
    <w:pPr>
      <w:spacing w:after="120" w:before="200"/>
      <w:outlineLvl w:val="2"/>
    </w:pPr>
    <w:rPr>
      <w:rFonts w:ascii="Arial" w:cs="Arial" w:eastAsia="Arial" w:hAnsi="Arial"/>
      <w:b w:val="1"/>
      <w:bCs w:val="1"/>
      <w:color w:val="1f3864"/>
      <w:sz w:val="25"/>
      <w:szCs w:val="25"/>
    </w:rPr>
  </w:style>
  <w:style w:type="paragraph" w:styleId="Heading4">
    <w:name w:val="Heading4"/>
    <w:basedOn w:val="Normal"/>
    <w:next w:val="Normal"/>
    <w:qFormat w:val="1"/>
    <w:pPr>
      <w:spacing w:after="120" w:before="180"/>
      <w:outlineLvl w:val="3"/>
    </w:pPr>
    <w:rPr>
      <w:rFonts w:ascii="Arial" w:cs="Arial" w:eastAsia="Arial" w:hAnsi="Arial"/>
      <w:b w:val="1"/>
      <w:bCs w:val="1"/>
      <w:color w:val="1f3864"/>
      <w:sz w:val="23"/>
      <w:szCs w:val="23"/>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docs.google.com/document/d/1-IpXdnxaeRBNsYjnTZUrcNtbIR9wZsh5/edit#heading=h.2k6nyozbxc4n" TargetMode="External"/><Relationship Id="rId22" Type="http://schemas.openxmlformats.org/officeDocument/2006/relationships/hyperlink" Target="https://docs.google.com/document/d/1-IpXdnxaeRBNsYjnTZUrcNtbIR9wZsh5/edit#heading=h.omt32ci44wvz" TargetMode="External"/><Relationship Id="rId21" Type="http://schemas.openxmlformats.org/officeDocument/2006/relationships/hyperlink" Target="https://docs.google.com/document/d/1-IpXdnxaeRBNsYjnTZUrcNtbIR9wZsh5/edit#heading=h.oxkars1w816l" TargetMode="External"/><Relationship Id="rId24" Type="http://schemas.openxmlformats.org/officeDocument/2006/relationships/hyperlink" Target="https://docs.google.com/document/d/1-IpXdnxaeRBNsYjnTZUrcNtbIR9wZsh5/edit#heading=h.m2jtxlphut0n" TargetMode="External"/><Relationship Id="rId23" Type="http://schemas.openxmlformats.org/officeDocument/2006/relationships/hyperlink" Target="https://docs.google.com/document/d/1-IpXdnxaeRBNsYjnTZUrcNtbIR9wZsh5/edit#heading=h.hf5vwoa8a85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pXdnxaeRBNsYjnTZUrcNtbIR9wZsh5/edit#heading=h.l33bh3v4dm6j" TargetMode="External"/><Relationship Id="rId26" Type="http://schemas.openxmlformats.org/officeDocument/2006/relationships/hyperlink" Target="https://docs.google.com/document/d/1-IpXdnxaeRBNsYjnTZUrcNtbIR9wZsh5/edit#heading=h.vwufrovuarwn" TargetMode="External"/><Relationship Id="rId25" Type="http://schemas.openxmlformats.org/officeDocument/2006/relationships/hyperlink" Target="https://docs.google.com/document/d/1-IpXdnxaeRBNsYjnTZUrcNtbIR9wZsh5/edit#heading=h.ie00mjnr0kwj" TargetMode="External"/><Relationship Id="rId28" Type="http://schemas.openxmlformats.org/officeDocument/2006/relationships/hyperlink" Target="https://docs.google.com/document/d/1-IpXdnxaeRBNsYjnTZUrcNtbIR9wZsh5/edit#heading=h.goymuy9ucovx" TargetMode="External"/><Relationship Id="rId27" Type="http://schemas.openxmlformats.org/officeDocument/2006/relationships/hyperlink" Target="https://docs.google.com/document/d/1-IpXdnxaeRBNsYjnTZUrcNtbIR9wZsh5/edit#heading=h.f36kc7h610cr"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google.com/document/d/1-IpXdnxaeRBNsYjnTZUrcNtbIR9wZsh5/edit#heading=h.oa6k0nxtl4bm" TargetMode="External"/><Relationship Id="rId7" Type="http://schemas.openxmlformats.org/officeDocument/2006/relationships/image" Target="media/image1.png"/><Relationship Id="rId8" Type="http://schemas.openxmlformats.org/officeDocument/2006/relationships/hyperlink" Target="https://docs.google.com/document/d/1-IpXdnxaeRBNsYjnTZUrcNtbIR9wZsh5/edit#heading=h.kf45kgiiqonz" TargetMode="External"/><Relationship Id="rId31" Type="http://schemas.openxmlformats.org/officeDocument/2006/relationships/image" Target="media/image11.png"/><Relationship Id="rId30" Type="http://schemas.openxmlformats.org/officeDocument/2006/relationships/image" Target="media/image4.png"/><Relationship Id="rId11" Type="http://schemas.openxmlformats.org/officeDocument/2006/relationships/hyperlink" Target="https://docs.google.com/document/d/1-IpXdnxaeRBNsYjnTZUrcNtbIR9wZsh5/edit#heading=h.hugqs0r0pw3l" TargetMode="External"/><Relationship Id="rId33" Type="http://schemas.openxmlformats.org/officeDocument/2006/relationships/image" Target="media/image9.png"/><Relationship Id="rId10" Type="http://schemas.openxmlformats.org/officeDocument/2006/relationships/hyperlink" Target="https://docs.google.com/document/d/1-IpXdnxaeRBNsYjnTZUrcNtbIR9wZsh5/edit#heading=h.ai4r22rxb1h1" TargetMode="External"/><Relationship Id="rId32" Type="http://schemas.openxmlformats.org/officeDocument/2006/relationships/image" Target="media/image10.png"/><Relationship Id="rId13" Type="http://schemas.openxmlformats.org/officeDocument/2006/relationships/hyperlink" Target="https://docs.google.com/document/d/1-IpXdnxaeRBNsYjnTZUrcNtbIR9wZsh5/edit#heading=h.7tx33gsmdx7o" TargetMode="External"/><Relationship Id="rId35" Type="http://schemas.openxmlformats.org/officeDocument/2006/relationships/image" Target="media/image5.png"/><Relationship Id="rId12" Type="http://schemas.openxmlformats.org/officeDocument/2006/relationships/hyperlink" Target="https://docs.google.com/document/d/1-IpXdnxaeRBNsYjnTZUrcNtbIR9wZsh5/edit#heading=h.9ve9yso4m3i3" TargetMode="External"/><Relationship Id="rId34" Type="http://schemas.openxmlformats.org/officeDocument/2006/relationships/image" Target="media/image2.png"/><Relationship Id="rId15" Type="http://schemas.openxmlformats.org/officeDocument/2006/relationships/hyperlink" Target="https://docs.google.com/document/d/1-IpXdnxaeRBNsYjnTZUrcNtbIR9wZsh5/edit#heading=h.jtvem8rfvrdu" TargetMode="External"/><Relationship Id="rId37" Type="http://schemas.openxmlformats.org/officeDocument/2006/relationships/image" Target="media/image3.png"/><Relationship Id="rId14" Type="http://schemas.openxmlformats.org/officeDocument/2006/relationships/hyperlink" Target="https://docs.google.com/document/d/1-IpXdnxaeRBNsYjnTZUrcNtbIR9wZsh5/edit#heading=h.ou22m726zqkh" TargetMode="External"/><Relationship Id="rId36" Type="http://schemas.openxmlformats.org/officeDocument/2006/relationships/image" Target="media/image6.png"/><Relationship Id="rId17" Type="http://schemas.openxmlformats.org/officeDocument/2006/relationships/hyperlink" Target="https://docs.google.com/document/d/1-IpXdnxaeRBNsYjnTZUrcNtbIR9wZsh5/edit#heading=h.1dhjvm3wmzc" TargetMode="External"/><Relationship Id="rId39" Type="http://schemas.openxmlformats.org/officeDocument/2006/relationships/image" Target="media/image7.png"/><Relationship Id="rId16" Type="http://schemas.openxmlformats.org/officeDocument/2006/relationships/hyperlink" Target="https://docs.google.com/document/d/1-IpXdnxaeRBNsYjnTZUrcNtbIR9wZsh5/edit#heading=h.2ft5f246q9ob" TargetMode="External"/><Relationship Id="rId38" Type="http://schemas.openxmlformats.org/officeDocument/2006/relationships/image" Target="media/image8.png"/><Relationship Id="rId19" Type="http://schemas.openxmlformats.org/officeDocument/2006/relationships/hyperlink" Target="https://docs.google.com/document/d/1-IpXdnxaeRBNsYjnTZUrcNtbIR9wZsh5/edit#heading=h.gj5sc7tjp0t1" TargetMode="External"/><Relationship Id="rId18" Type="http://schemas.openxmlformats.org/officeDocument/2006/relationships/hyperlink" Target="https://docs.google.com/document/d/1-IpXdnxaeRBNsYjnTZUrcNtbIR9wZsh5/edit#heading=h.yctixyy73kj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B73gmyvQS1iRUizzZp5LvBcuA==">CgMxLjA4AHIhMW9KakIzTE4zWjdMUUJwd2RnMVc3MHpJdnhUUndrVjFa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2026-10-06T06:27:36.566Z</dcterms:created>
  <dc:creator>Un-named</dc:creator>
</cp:coreProperties>
</file>

<file path=docProps/custom.xml><?xml version="1.0" encoding="utf-8"?>
<Properties xmlns="http://schemas.openxmlformats.org/officeDocument/2006/custom-properties" xmlns:vt="http://schemas.openxmlformats.org/officeDocument/2006/docPropsVTypes"/>
</file>