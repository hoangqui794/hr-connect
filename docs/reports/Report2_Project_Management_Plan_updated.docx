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Pr>
          <w:sz w:val="28"/>
          <w:szCs w:val="28"/>
          <w:rtl w:val="0"/>
        </w:rPr>
        <w:t xml:space="preserve">– Ho Chi Minh, </w:t>
      </w:r>
      <w:del w:id="9001" w:author="Lu (Claude)" w:date="2026-10-21T00:00:00Z">
        <w:r>
          <w:rPr>
            <w:sz w:val="28"/>
            <w:szCs w:val="28"/>
            <w:rtl w:val="0"/>
          </w:rPr>
          <w:delText xml:space="preserve">September2026</w:delText>
        </w:r>
      </w:del>
      <w:ins w:id="9002" w:author="Lu (Claude)" w:date="2026-10-21T00:00:00Z">
        <w:r>
          <w:rPr>
            <w:sz w:val="28"/>
            <w:szCs w:val="28"/>
            <w:rtl w:val="0"/>
          </w:rPr>
          <w:t xml:space="preserve">October 2026</w:t>
        </w:r>
      </w:ins>
      <w:r>
        <w:rPr>
          <w:sz w:val="28"/>
          <w:szCs w:val="28"/>
          <w:rtl w:val="0"/>
        </w:rPr>
        <w:t xml:space="preserve">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913212771"/>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x3hul5nfaf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bjqtbd6qff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zetjgtj1lx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dez6d1st2w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Scope &amp; Estimation</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ct8gjzh5b4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Project Objectives</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w86ituca9y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Project Risks</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8ah2rfjm6c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Management Approach</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v7amjm2rp5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Project Process</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l412c7h0tt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Quality Management</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cokrovf1wo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Training Plan</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yfdkhvrdsc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Project Deliverables</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gmdr5lcf4l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Responsibility Assignments</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ho9lkthfeb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Project Communications</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b7f8z6rpmy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Configuration Management</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u71gyhplp8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Document Management</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e9fpsk89mo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Source Code Management</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3dbyzvscm9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Tools &amp; Infrastructures</w:t>
              <w:tab/>
              <w:t xml:space="preserve">6</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rFonts w:ascii="Calibri" w:cs="Calibri" w:eastAsia="Calibri" w:hAnsi="Calibri"/>
          <w:b w:val="1"/>
          <w:bCs w:val="1"/>
          <w:color w:val="c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heading=h.fx3hul5nfaf7" w:id="0"/>
      <w:bookmarkEnd w:id="0"/>
      <w:r w:rsidDel="00000000" w:rsidR="00000000" w:rsidRPr="00000000">
        <w:rPr>
          <w:rtl w:val="0"/>
        </w:rPr>
        <w:t xml:space="preserve">I. Record of Changes</w:t>
      </w:r>
    </w:p>
    <w:tbl>
      <w:tblPr>
        <w:tblStyle w:val="Table1"/>
        <w:tblW w:w="907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5"/>
        <w:gridCol w:w="930"/>
        <w:gridCol w:w="2340"/>
        <w:gridCol w:w="4320"/>
        <w:tblGridChange w:id="0">
          <w:tblGrid>
            <w:gridCol w:w="1485"/>
            <w:gridCol w:w="930"/>
            <w:gridCol w:w="2340"/>
            <w:gridCol w:w="4320"/>
          </w:tblGrid>
        </w:tblGridChange>
      </w:tblGrid>
      <w:tr>
        <w:trPr>
          <w:cantSplit w:val="0"/>
          <w:tblHeader w:val="0"/>
        </w:trPr>
        <w:tc>
          <w:tcPr>
            <w:shd w:fill="ffe8e1"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r>
            <w:r w:rsidDel="00000000" w:rsidR="00000000" w:rsidRPr="00000000">
              <w:rPr>
                <w:rFonts w:ascii="Tahoma" w:cs="Tahoma" w:eastAsia="Tahoma" w:hAnsi="Tahoma"/>
                <w:b w:val="1"/>
                <w:bCs w:val="1"/>
                <w:color w:val="6e2500"/>
                <w:sz w:val="20"/>
                <w:szCs w:val="20"/>
                <w:rtl w:val="0"/>
              </w:rPr>
              <w:t xml:space="preserve"> </w:t>
            </w: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M, D</w:t>
            </w:r>
          </w:p>
        </w:tc>
        <w:tc>
          <w:tcPr>
            <w:shd w:fill="ffe8e1"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vAlign w:val="center"/>
          </w:tcPr>
          <w:p w:rsidR="00000000" w:rsidDel="00000000" w:rsidP="00000000" w:rsidRDefault="00000000" w:rsidRPr="00000000" w14:paraId="0000002F">
            <w:pPr>
              <w:jc w:val="center"/>
              <w:rPr>
                <w:rFonts w:ascii="Tahoma" w:cs="Tahoma" w:eastAsia="Tahoma" w:hAnsi="Tahoma"/>
              </w:rPr>
            </w:pPr>
            <w:r w:rsidDel="00000000" w:rsidR="00000000" w:rsidRPr="00000000">
              <w:rPr>
                <w:rFonts w:ascii="Tahoma" w:cs="Tahoma" w:eastAsia="Tahoma" w:hAnsi="Tahoma"/>
                <w:rtl w:val="0"/>
              </w:rPr>
              <w:t xml:space="preserve">11/09/2026</w:t>
            </w:r>
            <w:r w:rsidDel="00000000" w:rsidR="00000000" w:rsidRPr="00000000">
              <w:rPr>
                <w:rtl w:val="0"/>
              </w:rPr>
            </w:r>
          </w:p>
        </w:tc>
        <w:tc>
          <w:tcPr/>
          <w:p w:rsidR="00000000" w:rsidDel="00000000" w:rsidP="00000000" w:rsidRDefault="00000000" w:rsidRPr="00000000" w14:paraId="00000030">
            <w:pPr>
              <w:jc w:val="center"/>
              <w:rPr>
                <w:rFonts w:ascii="Tahoma" w:cs="Tahoma" w:eastAsia="Tahoma" w:hAnsi="Tahoma"/>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A</w:t>
            </w:r>
            <w:r w:rsidDel="00000000" w:rsidR="00000000" w:rsidRPr="00000000">
              <w:rPr>
                <w:rtl w:val="0"/>
              </w:rPr>
            </w:r>
          </w:p>
        </w:tc>
        <w:tc>
          <w:tcPr>
            <w:vAlign w:val="center"/>
          </w:tcPr>
          <w:p w:rsidR="00000000" w:rsidDel="00000000" w:rsidP="00000000" w:rsidRDefault="00000000" w:rsidRPr="00000000" w14:paraId="00000031">
            <w:pPr>
              <w:rPr>
                <w:rFonts w:ascii="Tahoma" w:cs="Tahoma" w:eastAsia="Tahoma" w:hAnsi="Tahoma"/>
              </w:rPr>
            </w:pPr>
            <w:r w:rsidDel="00000000" w:rsidR="00000000" w:rsidRPr="00000000">
              <w:rPr>
                <w:rFonts w:ascii="Tahoma" w:cs="Tahoma" w:eastAsia="Tahoma" w:hAnsi="Tahoma"/>
                <w:rtl w:val="0"/>
              </w:rPr>
              <w:t xml:space="preserve">Project team</w:t>
            </w:r>
            <w:r w:rsidDel="00000000" w:rsidR="00000000" w:rsidRPr="00000000">
              <w:rPr>
                <w:rtl w:val="0"/>
              </w:rPr>
            </w:r>
          </w:p>
        </w:tc>
        <w:tc>
          <w:tcPr>
            <w:vAlign w:val="center"/>
          </w:tcPr>
          <w:p w:rsidR="00000000" w:rsidDel="00000000" w:rsidP="00000000" w:rsidRDefault="00000000" w:rsidRPr="00000000" w14:paraId="00000032">
            <w:pPr>
              <w:rPr>
                <w:rFonts w:ascii="Tahoma" w:cs="Tahoma" w:eastAsia="Tahoma" w:hAnsi="Tahoma"/>
              </w:rPr>
            </w:pPr>
            <w:r w:rsidDel="00000000" w:rsidR="00000000" w:rsidRPr="00000000">
              <w:rPr>
                <w:rFonts w:ascii="Tahoma" w:cs="Tahoma" w:eastAsia="Tahoma" w:hAnsi="Tahoma"/>
                <w:rtl w:val="0"/>
              </w:rPr>
              <w:t xml:space="preserve">Create the initial Project Management Plan based on the Week 1 business baseline and the official SEP490 15-week roadmap. </w:t>
            </w:r>
          </w:p>
        </w:tc>
      </w:tr>
      <w:tr>
        <w:trPr>
          <w:cantSplit w:val="0"/>
          <w:tblHeader w:val="0"/>
        </w:trPr>
        <w:tc>
          <w:tcPr/>
          <w:p w:rsidR="00000000" w:rsidDel="00000000" w:rsidP="00000000" w:rsidRDefault="00000000" w:rsidRPr="00000000" w14:paraId="00000033">
            <w:pPr>
              <w:jc w:val="center"/>
              <w:rPr>
                <w:rFonts w:ascii="Tahoma" w:cs="Tahoma" w:eastAsia="Tahoma" w:hAnsi="Tahoma"/>
                <w:i w:val="0"/>
                <w:iCs w:val="0"/>
                <w:smallCaps w:val="0"/>
                <w:strike w:val="0"/>
                <w:color w:val="000000"/>
                <w:u w:val="none"/>
                <w:shd w:fill="auto" w:val="clear"/>
                <w:vertAlign w:val="baseline"/>
              </w:rPr>
            </w:pPr>
            <w:del w:id="9003" w:author="Lu (Claude)" w:date="2026-10-21T00:00:00Z">
              <w:r>
                <w:rPr>
                  <w:rFonts w:ascii="Tahoma" w:cs="Tahoma" w:eastAsia="Tahoma" w:hAnsi="Tahoma"/>
                  <w:rtl w:val="0"/>
                </w:rPr>
                <w:delText xml:space="preserve">TBD</w:delText>
              </w:r>
            </w:del>
            <w:r w:rsidDel="00000000" w:rsidR="00000000" w:rsidRPr="00000000">
              <w:rPr>
                <w:rtl w:val="0"/>
              </w:rPr>
            </w:r>
            <w:ins w:id="9004" w:author="Lu (Claude)" w:date="2026-10-21T00:00:00Z">
              <w:r>
                <w:rPr>
                  <w:rFonts w:ascii="Tahoma" w:cs="Tahoma" w:eastAsia="Tahoma" w:hAnsi="Tahoma"/>
                  <w:rtl w:val="0"/>
                </w:rPr>
                <w:t xml:space="preserve">21/10/2026</w:t>
              </w:r>
            </w:ins>
          </w:p>
        </w:tc>
        <w:tc>
          <w:tcPr/>
          <w:p w:rsidR="00000000" w:rsidDel="00000000" w:rsidP="00000000" w:rsidRDefault="00000000" w:rsidRPr="00000000" w14:paraId="00000034">
            <w:pPr>
              <w:jc w:val="center"/>
              <w:rPr>
                <w:rFonts w:ascii="Tahoma" w:cs="Tahoma" w:eastAsia="Tahoma" w:hAnsi="Tahoma"/>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M</w:t>
            </w:r>
            <w:r w:rsidDel="00000000" w:rsidR="00000000" w:rsidRPr="00000000">
              <w:rPr>
                <w:rtl w:val="0"/>
              </w:rPr>
            </w:r>
          </w:p>
        </w:tc>
        <w:tc>
          <w:tcPr>
            <w:vAlign w:val="center"/>
          </w:tcPr>
          <w:p w:rsidR="00000000" w:rsidDel="00000000" w:rsidP="00000000" w:rsidRDefault="00000000" w:rsidRPr="00000000" w14:paraId="00000035">
            <w:pPr>
              <w:rPr>
                <w:rFonts w:ascii="Tahoma" w:cs="Tahoma" w:eastAsia="Tahoma" w:hAnsi="Tahoma"/>
              </w:rPr>
            </w:pPr>
            <w:del w:id="9005" w:author="Lu (Claude)" w:date="2026-10-21T00:00:00Z">
              <w:r>
                <w:rPr>
                  <w:rFonts w:ascii="Tahoma" w:cs="Tahoma" w:eastAsia="Tahoma" w:hAnsi="Tahoma"/>
                  <w:rtl w:val="0"/>
                </w:rPr>
                <w:delText xml:space="preserve">Project team</w:delText>
              </w:r>
            </w:del>
            <w:r w:rsidDel="00000000" w:rsidR="00000000" w:rsidRPr="00000000">
              <w:rPr>
                <w:rtl w:val="0"/>
              </w:rPr>
            </w:r>
            <w:ins w:id="9006" w:author="Lu (Claude)" w:date="2026-10-21T00:00:00Z">
              <w:r>
                <w:rPr>
                  <w:rFonts w:ascii="Tahoma" w:cs="Tahoma" w:eastAsia="Tahoma" w:hAnsi="Tahoma"/>
                  <w:rtl w:val="0"/>
                </w:rPr>
                <w:t xml:space="preserve">Trương Hoàng Quí</w:t>
              </w:r>
            </w:ins>
          </w:p>
        </w:tc>
        <w:tc>
          <w:tcPr>
            <w:vAlign w:val="center"/>
          </w:tcPr>
          <w:p w:rsidR="00000000" w:rsidDel="00000000" w:rsidP="00000000" w:rsidRDefault="00000000" w:rsidRPr="00000000" w14:paraId="00000036">
            <w:pPr>
              <w:rPr>
                <w:rFonts w:ascii="Tahoma" w:cs="Tahoma" w:eastAsia="Tahoma" w:hAnsi="Tahoma"/>
              </w:rPr>
            </w:pPr>
            <w:del w:id="9007" w:author="Lu (Claude)" w:date="2026-10-21T00:00:00Z">
              <w:r>
                <w:rPr>
                  <w:rFonts w:ascii="Tahoma" w:cs="Tahoma" w:eastAsia="Tahoma" w:hAnsi="Tahoma"/>
                  <w:highlight w:val="white"/>
                  <w:rtl w:val="0"/>
                </w:rPr>
                <w:delText xml:space="preserve">Update project scope, estimates, risks, schedule and responsibilities after supervisor review or approved changes</w:delText>
              </w:r>
            </w:del>
            <w:del w:id="9008" w:author="Lu (Claude)" w:date="2026-10-21T00:00:00Z">
              <w:r>
                <w:rPr>
                  <w:rFonts w:ascii="Tahoma" w:cs="Tahoma" w:eastAsia="Tahoma" w:hAnsi="Tahoma"/>
                  <w:rtl w:val="0"/>
                </w:rPr>
                <w:delText xml:space="preserve"> </w:delText>
              </w:r>
            </w:del>
            <w:r w:rsidDel="00000000" w:rsidR="00000000" w:rsidRPr="00000000">
              <w:rPr>
                <w:rtl w:val="0"/>
              </w:rPr>
            </w:r>
            <w:ins w:id="9009" w:author="Lu (Claude)" w:date="2026-10-21T00:00:00Z">
              <w:r>
                <w:rPr>
                  <w:rFonts w:ascii="Tahoma" w:cs="Tahoma" w:eastAsia="Tahoma" w:hAnsi="Tahoma"/>
                  <w:highlight w:val="white"/>
                  <w:rtl w:val="0"/>
                </w:rPr>
                <w:t xml:space="preserve">Aligned the plan with the implemented system: removed probation, Internal HR submission and duplicate marking; added consent, source disputes, Client fees and deposits, replacement slots, administration, supporting features and the planned Service Agreement to the WBS; updated responsibilities to actual ownership, tools, deliverables; removed duplicated table rows.</w:t>
              </w:r>
            </w:ins>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3">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pPr>
      <w:bookmarkStart w:colFirst="0" w:colLast="0" w:name="_heading=h.mbjqtbd6qff6" w:id="1"/>
      <w:bookmarkEnd w:id="1"/>
      <w:r w:rsidDel="00000000" w:rsidR="00000000" w:rsidRPr="00000000">
        <w:rPr>
          <w:rtl w:val="0"/>
        </w:rPr>
        <w:t xml:space="preserve">II. Project Management Plan</w:t>
      </w:r>
    </w:p>
    <w:p w:rsidR="00000000" w:rsidDel="00000000" w:rsidP="00000000" w:rsidRDefault="00000000" w:rsidRPr="00000000" w14:paraId="00000067">
      <w:pPr>
        <w:pStyle w:val="Heading2"/>
        <w:rPr/>
      </w:pPr>
      <w:bookmarkStart w:colFirst="0" w:colLast="0" w:name="_heading=h.yzetjgtj1lxr" w:id="2"/>
      <w:bookmarkEnd w:id="2"/>
      <w:r w:rsidDel="00000000" w:rsidR="00000000" w:rsidRPr="00000000">
        <w:rPr>
          <w:rtl w:val="0"/>
        </w:rPr>
        <w:t xml:space="preserve">1. Overview</w:t>
      </w:r>
    </w:p>
    <w:p w:rsidR="00000000" w:rsidDel="00000000" w:rsidP="00000000" w:rsidRDefault="00000000" w:rsidRPr="00000000" w14:paraId="00000068">
      <w:pPr>
        <w:pStyle w:val="Heading3"/>
        <w:rPr>
          <w:i w:val="1"/>
          <w:iCs w:val="1"/>
          <w:color w:val="0000ff"/>
        </w:rPr>
      </w:pPr>
      <w:bookmarkStart w:colFirst="0" w:colLast="0" w:name="_heading=h.ldez6d1st2we" w:id="3"/>
      <w:bookmarkEnd w:id="3"/>
      <w:r w:rsidDel="00000000" w:rsidR="00000000" w:rsidRPr="00000000">
        <w:rPr>
          <w:rtl w:val="0"/>
        </w:rPr>
        <w:t xml:space="preserve">1.1 Scope &amp; Estimation</w:t>
      </w:r>
      <w:r w:rsidDel="00000000" w:rsidR="00000000" w:rsidRPr="00000000">
        <w:rPr>
          <w:rtl w:val="0"/>
        </w:rPr>
      </w:r>
    </w:p>
    <w:p w:rsidR="00000000" w:rsidDel="00000000" w:rsidP="00000000" w:rsidRDefault="00000000" w:rsidRPr="00000000" w14:paraId="00000069">
      <w:pPr>
        <w:spacing w:after="80" w:lineRule="auto"/>
        <w:jc w:val="both"/>
        <w:rPr/>
      </w:pPr>
      <w:r>
        <w:rPr>
          <w:rtl w:val="0"/>
        </w:rPr>
        <w:t xml:space="preserve">HR Connect is a web platform that centralizes the recruitment workflow among the agency, client companies, candidates and Affiliate/OPR users. The product covers company and job management, candidate and submission management, AI-assisted CV-JD matching, </w:t>
      </w:r>
      <w:del w:id="9010" w:author="Lu (Claude)" w:date="2026-10-21T00:00:00Z">
        <w:r>
          <w:rPr>
            <w:rtl w:val="0"/>
          </w:rPr>
          <w:delText xml:space="preserve">the recruitment pipeline, and affiliate commission tracking.</w:delText>
        </w:r>
      </w:del>
      <w:ins w:id="9011" w:author="Lu (Claude)" w:date="2026-10-21T00:00:00Z">
        <w:r>
          <w:rPr>
            <w:rtl w:val="0"/>
          </w:rPr>
          <w:t xml:space="preserve">the recruitment pipeline, Client service fees, warranty and affiliate commission tracking, and system administration.</w:t>
        </w:r>
      </w:ins>
      <w:r>
        <w:rPr>
          <w:rtl w:val="0"/>
        </w:rPr>
        <w:t xml:space="preserve"> The following estimate uses ideal man-days and will be refined after the SRS and design baselines.</w:t>
      </w:r>
    </w:p>
    <w:p w:rsidR="00000000" w:rsidDel="00000000" w:rsidP="00000000" w:rsidRDefault="00000000" w:rsidRPr="00000000" w14:paraId="0000006A">
      <w:pPr>
        <w:spacing w:after="80" w:lineRule="auto"/>
        <w:jc w:val="both"/>
        <w:rPr>
          <w:b w:val="1"/>
          <w:bCs w:val="1"/>
          <w:i w:val="1"/>
          <w:iCs w:val="1"/>
        </w:rPr>
      </w:pPr>
      <w:r w:rsidDel="00000000" w:rsidR="00000000" w:rsidRPr="00000000">
        <w:rPr>
          <w:b w:val="1"/>
          <w:bCs w:val="1"/>
          <w:i w:val="1"/>
          <w:iCs w:val="1"/>
          <w:rtl w:val="0"/>
        </w:rPr>
        <w:t xml:space="preserve">Table 2. Work Breakdown Structure and Effort Estimation </w:t>
      </w:r>
      <w:r w:rsidDel="00000000" w:rsidR="00000000" w:rsidRPr="00000000">
        <w:rPr>
          <w:rtl w:val="0"/>
        </w:rPr>
      </w:r>
    </w:p>
    <w:tbl>
      <w:tblPr>
        <w:tblStyle w:val="Table2"/>
        <w:tblW w:w="878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67"/>
        <w:gridCol w:w="5670"/>
        <w:gridCol w:w="1276"/>
        <w:gridCol w:w="1275"/>
        <w:tblGridChange w:id="0">
          <w:tblGrid>
            <w:gridCol w:w="567"/>
            <w:gridCol w:w="5670"/>
            <w:gridCol w:w="1276"/>
            <w:gridCol w:w="1275"/>
          </w:tblGrid>
        </w:tblGridChange>
      </w:tblGrid>
      <w:tr>
        <w:trPr>
          <w:cantSplit w:val="0"/>
          <w:trHeight w:val="454" w:hRule="atLeast"/>
          <w:tblHeader w:val="0"/>
        </w:trPr>
        <w:tc>
          <w:tcPr>
            <w:shd w:fill="ffe8e1" w:val="clear"/>
          </w:tcPr>
          <w:p w:rsidR="00000000" w:rsidDel="00000000" w:rsidP="00000000" w:rsidRDefault="00000000" w:rsidRPr="00000000" w14:paraId="0000006B">
            <w:pPr>
              <w:spacing w:line="254" w:lineRule="auto"/>
              <w:ind w:left="107" w:hanging="10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06C">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WBS Item</w:t>
            </w:r>
          </w:p>
        </w:tc>
        <w:tc>
          <w:tcPr>
            <w:shd w:fill="ffe8e1" w:val="clear"/>
          </w:tcPr>
          <w:p w:rsidR="00000000" w:rsidDel="00000000" w:rsidP="00000000" w:rsidRDefault="00000000" w:rsidRPr="00000000" w14:paraId="0000006D">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Complexity</w:t>
            </w:r>
          </w:p>
        </w:tc>
        <w:tc>
          <w:tcPr>
            <w:shd w:fill="ffe8e1" w:val="clear"/>
          </w:tcPr>
          <w:p w:rsidR="00000000" w:rsidDel="00000000" w:rsidP="00000000" w:rsidRDefault="00000000" w:rsidRPr="00000000" w14:paraId="0000006E">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Est. Effort</w:t>
            </w:r>
          </w:p>
          <w:p w:rsidR="00000000" w:rsidDel="00000000" w:rsidP="00000000" w:rsidRDefault="00000000" w:rsidRPr="00000000" w14:paraId="0000006F">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(man-days)</w:t>
            </w:r>
          </w:p>
        </w:tc>
      </w:tr>
      <w:tr>
        <w:trPr>
          <w:cantSplit w:val="0"/>
          <w:trHeight w:val="454" w:hRule="atLeast"/>
          <w:tblHeader w:val="0"/>
        </w:trPr>
        <w:tc>
          <w:tcPr>
            <w:vAlign w:val="center"/>
          </w:tcPr>
          <w:p w:rsidR="00000000" w:rsidDel="00000000" w:rsidP="00000000" w:rsidRDefault="00000000" w:rsidRPr="00000000" w14:paraId="00000070">
            <w:pPr>
              <w:spacing w:after="160" w:line="259" w:lineRule="auto"/>
              <w:jc w:val="cente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1</w:t>
            </w:r>
          </w:p>
        </w:tc>
        <w:tc>
          <w:tcPr/>
          <w:p w:rsidR="00000000" w:rsidDel="00000000" w:rsidP="00000000" w:rsidRDefault="00000000" w:rsidRPr="00000000" w14:paraId="00000071">
            <w:pPr>
              <w:spacing w:after="160" w:line="259"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rtl w:val="0"/>
              </w:rPr>
              <w:t xml:space="preserve">Company and Job Management</w:t>
            </w:r>
            <w:r w:rsidDel="00000000" w:rsidR="00000000" w:rsidRPr="00000000">
              <w:rPr>
                <w:rtl w:val="0"/>
              </w:rPr>
            </w:r>
          </w:p>
        </w:tc>
        <w:tc>
          <w:tcPr/>
          <w:p w:rsidR="00000000" w:rsidDel="00000000" w:rsidP="00000000" w:rsidRDefault="00000000" w:rsidRPr="00000000" w14:paraId="00000072">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p w:rsidR="00000000" w:rsidDel="00000000" w:rsidP="00000000" w:rsidRDefault="00000000" w:rsidRPr="00000000" w14:paraId="00000073">
            <w:pPr>
              <w:spacing w:after="160" w:line="259" w:lineRule="auto"/>
              <w:rPr>
                <w:rFonts w:ascii="Calibri" w:cs="Calibri" w:eastAsia="Calibri" w:hAnsi="Calibri"/>
                <w:b w:val="1"/>
                <w:bCs w:val="1"/>
                <w:i w:val="1"/>
                <w:iCs w:val="1"/>
                <w:sz w:val="22"/>
                <w:szCs w:val="22"/>
              </w:rPr>
            </w:pPr>
            <w:del w:id="9012" w:author="Lu (Claude)" w:date="2026-10-21T00:00:00Z">
              <w:r>
                <w:rPr>
                  <w:rFonts w:ascii="Calibri" w:cs="Calibri" w:eastAsia="Calibri" w:hAnsi="Calibri"/>
                  <w:rtl w:val="0"/>
                </w:rPr>
                <w:delText xml:space="preserve">38</w:delText>
              </w:r>
            </w:del>
            <w:r w:rsidDel="00000000" w:rsidR="00000000" w:rsidRPr="00000000">
              <w:rPr>
                <w:rtl w:val="0"/>
              </w:rPr>
            </w:r>
            <w:ins w:id="9013" w:author="Lu (Claude)" w:date="2026-10-21T00:00:00Z">
              <w:r>
                <w:rPr>
                  <w:rFonts w:ascii="Calibri" w:cs="Calibri" w:eastAsia="Calibri" w:hAnsi="Calibri"/>
                  <w:rtl w:val="0"/>
                </w:rPr>
                <w:t xml:space="preserve">48</w:t>
              </w:r>
            </w:ins>
          </w:p>
        </w:tc>
      </w:tr>
      <w:tr>
        <w:trPr>
          <w:cantSplit w:val="0"/>
          <w:trHeight w:val="551.162109375" w:hRule="atLeast"/>
          <w:tblHeader w:val="0"/>
        </w:trPr>
        <w:tc>
          <w:tcPr>
            <w:vAlign w:val="center"/>
          </w:tcPr>
          <w:p w:rsidR="00000000" w:rsidDel="00000000" w:rsidP="00000000" w:rsidRDefault="00000000" w:rsidRPr="00000000" w14:paraId="00000074">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1.1</w:t>
            </w:r>
          </w:p>
        </w:tc>
        <w:tc>
          <w:tcPr>
            <w:vAlign w:val="center"/>
          </w:tcPr>
          <w:p w:rsidR="00000000" w:rsidDel="00000000" w:rsidP="00000000" w:rsidRDefault="00000000" w:rsidRPr="00000000" w14:paraId="0000007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Company profile and verification</w:t>
            </w:r>
          </w:p>
        </w:tc>
        <w:tc>
          <w:tcPr>
            <w:vAlign w:val="center"/>
          </w:tcPr>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vAlign w:val="center"/>
          </w:tcPr>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7</w:t>
            </w:r>
          </w:p>
        </w:tc>
      </w:tr>
      <w:tr>
        <w:trPr>
          <w:cantSplit w:val="0"/>
          <w:trHeight w:val="454" w:hRule="atLeast"/>
          <w:tblHeader w:val="0"/>
        </w:trPr>
        <w:tc>
          <w:tcPr>
            <w:vAlign w:val="center"/>
          </w:tcPr>
          <w:p w:rsidR="00000000" w:rsidDel="00000000" w:rsidP="00000000" w:rsidRDefault="00000000" w:rsidRPr="00000000" w14:paraId="00000078">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1.2</w:t>
            </w:r>
          </w:p>
        </w:tc>
        <w:tc>
          <w:tcPr>
            <w:vAlign w:val="center"/>
          </w:tcPr>
          <w:p w:rsidR="00000000" w:rsidDel="00000000" w:rsidP="00000000" w:rsidRDefault="00000000" w:rsidRPr="00000000" w14:paraId="0000007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Create and maintain Job/JD</w:t>
            </w:r>
          </w:p>
        </w:tc>
        <w:tc>
          <w:tcPr>
            <w:vAlign w:val="center"/>
          </w:tcPr>
          <w:p w:rsidR="00000000" w:rsidDel="00000000" w:rsidP="00000000" w:rsidRDefault="00000000" w:rsidRPr="00000000" w14:paraId="0000007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vAlign w:val="center"/>
          </w:tcPr>
          <w:p w:rsidR="00000000" w:rsidDel="00000000" w:rsidP="00000000" w:rsidRDefault="00000000" w:rsidRPr="00000000" w14:paraId="0000007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7</w:t>
            </w:r>
          </w:p>
        </w:tc>
      </w:tr>
      <w:tr>
        <w:trPr>
          <w:cantSplit w:val="0"/>
          <w:trHeight w:val="454" w:hRule="atLeast"/>
          <w:tblHeader w:val="0"/>
        </w:trPr>
        <w:tc>
          <w:tcPr>
            <w:vAlign w:val="center"/>
          </w:tcPr>
          <w:p w:rsidR="00000000" w:rsidDel="00000000" w:rsidP="00000000" w:rsidRDefault="00000000" w:rsidRPr="00000000" w14:paraId="0000007C">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1.3</w:t>
            </w:r>
          </w:p>
        </w:tc>
        <w:tc>
          <w:tcPr>
            <w:vAlign w:val="center"/>
          </w:tcPr>
          <w:p w:rsidR="00000000" w:rsidDel="00000000" w:rsidP="00000000" w:rsidRDefault="00000000" w:rsidRPr="00000000" w14:paraId="0000007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Service type and requirements configuration</w:t>
            </w:r>
          </w:p>
        </w:tc>
        <w:tc>
          <w:tcPr>
            <w:vAlign w:val="center"/>
          </w:tcPr>
          <w:p w:rsidR="00000000" w:rsidDel="00000000" w:rsidP="00000000" w:rsidRDefault="00000000" w:rsidRPr="00000000" w14:paraId="0000007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vAlign w:val="center"/>
          </w:tcPr>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6</w:t>
            </w:r>
          </w:p>
        </w:tc>
      </w:tr>
      <w:tr>
        <w:trPr>
          <w:cantSplit w:val="0"/>
          <w:trHeight w:val="454" w:hRule="atLeast"/>
          <w:tblHeader w:val="0"/>
        </w:trPr>
        <w:tc>
          <w:tcPr>
            <w:vAlign w:val="center"/>
          </w:tcPr>
          <w:p w:rsidR="00000000" w:rsidDel="00000000" w:rsidP="00000000" w:rsidRDefault="00000000" w:rsidRPr="00000000" w14:paraId="00000080">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1.4</w:t>
            </w:r>
          </w:p>
        </w:tc>
        <w:tc>
          <w:tcPr>
            <w:vAlign w:val="center"/>
          </w:tcPr>
          <w:p w:rsidR="00000000" w:rsidDel="00000000" w:rsidP="00000000" w:rsidRDefault="00000000" w:rsidRPr="00000000" w14:paraId="0000008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Job review, approval and publication</w:t>
            </w:r>
          </w:p>
        </w:tc>
        <w:tc>
          <w:tcPr>
            <w:vAlign w:val="center"/>
          </w:tcPr>
          <w:p w:rsidR="00000000" w:rsidDel="00000000" w:rsidP="00000000" w:rsidRDefault="00000000" w:rsidRPr="00000000" w14:paraId="0000008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Complex</w:t>
            </w:r>
          </w:p>
        </w:tc>
        <w:tc>
          <w:tcPr>
            <w:vAlign w:val="center"/>
          </w:tcPr>
          <w:p w:rsidR="00000000" w:rsidDel="00000000" w:rsidP="00000000" w:rsidRDefault="00000000" w:rsidRPr="00000000" w14:paraId="0000008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w:t>
            </w:r>
          </w:p>
        </w:tc>
      </w:tr>
      <w:tr>
        <w:trPr>
          <w:cantSplit w:val="0"/>
          <w:trHeight w:val="454" w:hRule="atLeast"/>
          <w:tblHeader w:val="0"/>
        </w:trPr>
        <w:tc>
          <w:tcPr>
            <w:vAlign w:val="center"/>
          </w:tcPr>
          <w:p w:rsidR="00000000" w:rsidDel="00000000" w:rsidP="00000000" w:rsidRDefault="00000000" w:rsidRPr="00000000" w14:paraId="00000084">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1.5</w:t>
            </w:r>
          </w:p>
        </w:tc>
        <w:tc>
          <w:tcPr>
            <w:vAlign w:val="center"/>
          </w:tcPr>
          <w:p w:rsidR="00000000" w:rsidDel="00000000" w:rsidP="00000000" w:rsidRDefault="00000000" w:rsidRPr="00000000" w14:paraId="0000008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Public job search and status visibility</w:t>
            </w:r>
          </w:p>
        </w:tc>
        <w:tc>
          <w:tcPr>
            <w:vAlign w:val="center"/>
          </w:tcPr>
          <w:p w:rsidR="00000000" w:rsidDel="00000000" w:rsidP="00000000" w:rsidRDefault="00000000" w:rsidRPr="00000000" w14:paraId="0000008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vAlign w:val="center"/>
          </w:tcPr>
          <w:p w:rsidR="00000000" w:rsidDel="00000000" w:rsidP="00000000" w:rsidRDefault="00000000" w:rsidRPr="00000000" w14:paraId="0000008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rHeight w:val="454" w:hRule="atLeast"/>
          <w:tblHeader w:val="0"/>
          <w:ins w:id="9018" w:author="Lu (Claude)" w:date="2026-10-21T00:00:00Z"/>
        </w:trPr>
        <w:tc>
          <w:tcPr>
            <w:vAlign w:val="center"/>
          </w:tcPr>
          <w:p>
            <w:pPr>
              <w:spacing w:after="160" w:line="259" w:lineRule="auto"/>
              <w:jc w:val="center"/>
              <w:rPr>
                <w:rFonts w:ascii="Calibri" w:cs="Calibri" w:eastAsia="Calibri" w:hAnsi="Calibri"/>
              </w:rPr>
            </w:pPr>
            <w:ins w:id="9014" w:author="Lu (Claude)" w:date="2026-10-21T00:00:00Z">
              <w:r>
                <w:rPr>
                  <w:rFonts w:ascii="Calibri" w:cs="Calibri" w:eastAsia="Calibri" w:hAnsi="Calibri"/>
                  <w:rtl w:val="0"/>
                </w:rPr>
                <w:t xml:space="preserve">1.6</w:t>
              </w:r>
            </w:ins>
          </w:p>
        </w:tc>
        <w:tc>
          <w:tcPr>
            <w:vAlign w:val="center"/>
          </w:tcPr>
          <w:p>
            <w:pPr>
              <w:spacing w:after="160" w:line="259" w:lineRule="auto"/>
              <w:rPr>
                <w:rFonts w:ascii="Calibri" w:cs="Calibri" w:eastAsia="Calibri" w:hAnsi="Calibri"/>
              </w:rPr>
            </w:pPr>
            <w:ins w:id="9015" w:author="Lu (Claude)" w:date="2026-10-21T00:00:00Z">
              <w:r>
                <w:rPr>
                  <w:rFonts w:ascii="Calibri" w:cs="Calibri" w:eastAsia="Calibri" w:hAnsi="Calibri"/>
                  <w:rtl w:val="0"/>
                </w:rPr>
                <w:t xml:space="preserve">Service Agreement negotiation and OTP signing (planned)</w:t>
              </w:r>
            </w:ins>
          </w:p>
        </w:tc>
        <w:tc>
          <w:tcPr>
            <w:vAlign w:val="center"/>
          </w:tcPr>
          <w:p>
            <w:pPr>
              <w:spacing w:after="160" w:line="259" w:lineRule="auto"/>
              <w:rPr>
                <w:rFonts w:ascii="Calibri" w:cs="Calibri" w:eastAsia="Calibri" w:hAnsi="Calibri"/>
              </w:rPr>
            </w:pPr>
            <w:ins w:id="9016" w:author="Lu (Claude)" w:date="2026-10-21T00:00:00Z">
              <w:r>
                <w:rPr>
                  <w:rFonts w:ascii="Calibri" w:cs="Calibri" w:eastAsia="Calibri" w:hAnsi="Calibri"/>
                  <w:rtl w:val="0"/>
                </w:rPr>
                <w:t xml:space="preserve">Complex</w:t>
              </w:r>
            </w:ins>
          </w:p>
        </w:tc>
        <w:tc>
          <w:tcPr>
            <w:vAlign w:val="center"/>
          </w:tcPr>
          <w:p>
            <w:pPr>
              <w:spacing w:after="160" w:line="259" w:lineRule="auto"/>
              <w:rPr>
                <w:rFonts w:ascii="Calibri" w:cs="Calibri" w:eastAsia="Calibri" w:hAnsi="Calibri"/>
              </w:rPr>
            </w:pPr>
            <w:ins w:id="9017" w:author="Lu (Claude)" w:date="2026-10-21T00:00:00Z">
              <w:r>
                <w:rPr>
                  <w:rFonts w:ascii="Calibri" w:cs="Calibri" w:eastAsia="Calibri" w:hAnsi="Calibri"/>
                  <w:rtl w:val="0"/>
                </w:rPr>
                <w:t xml:space="preserve">10</w:t>
              </w:r>
            </w:ins>
          </w:p>
        </w:tc>
      </w:tr>
      <w:tr>
        <w:trPr>
          <w:cantSplit w:val="0"/>
          <w:trHeight w:val="454" w:hRule="atLeast"/>
          <w:tblHeader w:val="0"/>
        </w:trPr>
        <w:tc>
          <w:tcPr>
            <w:vAlign w:val="center"/>
          </w:tcPr>
          <w:p w:rsidR="00000000" w:rsidDel="00000000" w:rsidP="00000000" w:rsidRDefault="00000000" w:rsidRPr="00000000" w14:paraId="00000088">
            <w:pPr>
              <w:spacing w:after="160" w:line="259" w:lineRule="auto"/>
              <w:jc w:val="cente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2</w:t>
            </w:r>
          </w:p>
        </w:tc>
        <w:tc>
          <w:tcPr>
            <w:tcBorders>
              <w:bottom w:color="000000" w:space="0" w:sz="4" w:val="single"/>
            </w:tcBorders>
          </w:tcPr>
          <w:p w:rsidR="00000000" w:rsidDel="00000000" w:rsidP="00000000" w:rsidRDefault="00000000" w:rsidRPr="00000000" w14:paraId="00000089">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Candidate, CV and Submission Management</w:t>
            </w:r>
          </w:p>
        </w:tc>
        <w:tc>
          <w:tcPr>
            <w:tcBorders>
              <w:bottom w:color="000000" w:space="0" w:sz="4" w:val="single"/>
            </w:tcBorders>
          </w:tcPr>
          <w:p w:rsidR="00000000" w:rsidDel="00000000" w:rsidP="00000000" w:rsidRDefault="00000000" w:rsidRPr="00000000" w14:paraId="0000008A">
            <w:pPr>
              <w:spacing w:line="254" w:lineRule="auto"/>
              <w:ind w:left="33" w:firstLine="0"/>
              <w:rPr>
                <w:rFonts w:ascii="Calibri" w:cs="Calibri" w:eastAsia="Calibri" w:hAnsi="Calibri"/>
                <w:b w:val="1"/>
                <w:bCs w:val="1"/>
                <w:i w:val="1"/>
                <w:i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B">
            <w:pPr>
              <w:spacing w:after="160" w:line="259" w:lineRule="auto"/>
              <w:rPr>
                <w:rFonts w:ascii="Calibri" w:cs="Calibri" w:eastAsia="Calibri" w:hAnsi="Calibri"/>
                <w:b w:val="1"/>
                <w:bCs w:val="1"/>
                <w:i w:val="1"/>
                <w:iCs w:val="1"/>
              </w:rPr>
            </w:pPr>
            <w:del w:id="9019" w:author="Lu (Claude)" w:date="2026-10-21T00:00:00Z">
              <w:r>
                <w:rPr>
                  <w:rFonts w:ascii="Calibri" w:cs="Calibri" w:eastAsia="Calibri" w:hAnsi="Calibri"/>
                  <w:rtl w:val="0"/>
                </w:rPr>
                <w:delText xml:space="preserve">55</w:delText>
              </w:r>
            </w:del>
            <w:r w:rsidDel="00000000" w:rsidR="00000000" w:rsidRPr="00000000">
              <w:rPr>
                <w:rtl w:val="0"/>
              </w:rPr>
            </w:r>
            <w:ins w:id="9020" w:author="Lu (Claude)" w:date="2026-10-21T00:00:00Z">
              <w:r>
                <w:rPr>
                  <w:rFonts w:ascii="Calibri" w:cs="Calibri" w:eastAsia="Calibri" w:hAnsi="Calibri"/>
                  <w:rtl w:val="0"/>
                </w:rPr>
                <w:t xml:space="preserve">63</w:t>
              </w:r>
            </w:ins>
          </w:p>
        </w:tc>
      </w:tr>
      <w:tr>
        <w:trPr>
          <w:cantSplit w:val="0"/>
          <w:trHeight w:val="454" w:hRule="atLeast"/>
          <w:tblHeader w:val="0"/>
        </w:trPr>
        <w:tc>
          <w:tcPr>
            <w:vAlign w:val="center"/>
          </w:tcPr>
          <w:p w:rsidR="00000000" w:rsidDel="00000000" w:rsidP="00000000" w:rsidRDefault="00000000" w:rsidRPr="00000000" w14:paraId="0000008C">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2.1</w:t>
            </w:r>
          </w:p>
        </w:tc>
        <w:tc>
          <w:tcPr>
            <w:vAlign w:val="center"/>
          </w:tcPr>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Candidate master profile and identifiers</w:t>
            </w:r>
          </w:p>
        </w:tc>
        <w:tc>
          <w:tcPr>
            <w:vAlign w:val="center"/>
          </w:tcPr>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Complex</w:t>
            </w:r>
          </w:p>
        </w:tc>
        <w:tc>
          <w:tcPr>
            <w:vAlign w:val="center"/>
          </w:tcPr>
          <w:p w:rsidR="00000000" w:rsidDel="00000000" w:rsidP="00000000" w:rsidRDefault="00000000" w:rsidRPr="00000000" w14:paraId="0000008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w:t>
            </w:r>
          </w:p>
        </w:tc>
      </w:tr>
      <w:tr>
        <w:trPr>
          <w:cantSplit w:val="0"/>
          <w:trHeight w:val="454" w:hRule="atLeast"/>
          <w:tblHeader w:val="0"/>
        </w:trPr>
        <w:tc>
          <w:tcPr>
            <w:vAlign w:val="center"/>
          </w:tcPr>
          <w:p w:rsidR="00000000" w:rsidDel="00000000" w:rsidP="00000000" w:rsidRDefault="00000000" w:rsidRPr="00000000" w14:paraId="00000090">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2.2</w:t>
            </w:r>
          </w:p>
        </w:tc>
        <w:tc>
          <w:tcPr>
            <w:vAlign w:val="center"/>
          </w:tcPr>
          <w:p w:rsidR="00000000" w:rsidDel="00000000" w:rsidP="00000000" w:rsidRDefault="00000000" w:rsidRPr="00000000" w14:paraId="0000009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CV upload, storage and version linkage</w:t>
            </w:r>
          </w:p>
        </w:tc>
        <w:tc>
          <w:tcPr>
            <w:vAlign w:val="center"/>
          </w:tcPr>
          <w:p w:rsidR="00000000" w:rsidDel="00000000" w:rsidP="00000000" w:rsidRDefault="00000000" w:rsidRPr="00000000" w14:paraId="0000009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vAlign w:val="center"/>
          </w:tcPr>
          <w:p w:rsidR="00000000" w:rsidDel="00000000" w:rsidP="00000000" w:rsidRDefault="00000000" w:rsidRPr="00000000" w14:paraId="0000009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rHeight w:val="454" w:hRule="atLeast"/>
          <w:tblHeader w:val="0"/>
        </w:trPr>
        <w:tc>
          <w:tcPr>
            <w:vAlign w:val="center"/>
          </w:tcPr>
          <w:p w:rsidR="00000000" w:rsidDel="00000000" w:rsidP="00000000" w:rsidRDefault="00000000" w:rsidRPr="00000000" w14:paraId="00000094">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2.3</w:t>
            </w:r>
          </w:p>
        </w:tc>
        <w:tc>
          <w:tcPr>
            <w:vAlign w:val="center"/>
          </w:tcPr>
          <w:p w:rsidR="00000000" w:rsidDel="00000000" w:rsidP="00000000" w:rsidRDefault="00000000" w:rsidRPr="00000000" w14:paraId="00000095">
            <w:pPr>
              <w:spacing w:after="160" w:line="259" w:lineRule="auto"/>
              <w:rPr>
                <w:rFonts w:ascii="Calibri" w:cs="Calibri" w:eastAsia="Calibri" w:hAnsi="Calibri"/>
              </w:rPr>
            </w:pPr>
            <w:del w:id="9021" w:author="Lu (Claude)" w:date="2026-10-21T00:00:00Z">
              <w:r>
                <w:rPr>
                  <w:rFonts w:ascii="Calibri" w:cs="Calibri" w:eastAsia="Calibri" w:hAnsi="Calibri"/>
                  <w:rtl w:val="0"/>
                </w:rPr>
                <w:delText xml:space="preserve">Submission by Candidate, Affiliate or Internal HR</w:delText>
              </w:r>
            </w:del>
            <w:ins w:id="9022" w:author="Lu (Claude)" w:date="2026-10-21T00:00:00Z">
              <w:r>
                <w:rPr>
                  <w:rFonts w:ascii="Calibri" w:cs="Calibri" w:eastAsia="Calibri" w:hAnsi="Calibri"/>
                  <w:rtl w:val="0"/>
                </w:rPr>
                <w:t xml:space="preserve">Submission by Candidate or Affiliate</w:t>
              </w:r>
            </w:ins>
          </w:p>
        </w:tc>
        <w:tc>
          <w:tcPr>
            <w:vAlign w:val="center"/>
          </w:tcPr>
          <w:p w:rsidR="00000000" w:rsidDel="00000000" w:rsidP="00000000" w:rsidRDefault="00000000" w:rsidRPr="00000000" w14:paraId="0000009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Complex</w:t>
            </w:r>
          </w:p>
        </w:tc>
        <w:tc>
          <w:tcPr>
            <w:vAlign w:val="center"/>
          </w:tcPr>
          <w:p w:rsidR="00000000" w:rsidDel="00000000" w:rsidP="00000000" w:rsidRDefault="00000000" w:rsidRPr="00000000" w14:paraId="0000009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w:t>
            </w:r>
          </w:p>
        </w:tc>
      </w:tr>
      <w:tr>
        <w:trPr>
          <w:cantSplit w:val="0"/>
          <w:trHeight w:val="454" w:hRule="atLeast"/>
          <w:tblHeader w:val="0"/>
        </w:trPr>
        <w:tc>
          <w:tcPr>
            <w:vAlign w:val="center"/>
          </w:tcPr>
          <w:p w:rsidR="00000000" w:rsidDel="00000000" w:rsidP="00000000" w:rsidRDefault="00000000" w:rsidRPr="00000000" w14:paraId="00000098">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2.4</w:t>
            </w:r>
          </w:p>
        </w:tc>
        <w:tc>
          <w:tcPr>
            <w:vAlign w:val="center"/>
          </w:tcPr>
          <w:p w:rsidR="00000000" w:rsidDel="00000000" w:rsidP="00000000" w:rsidRDefault="00000000" w:rsidRPr="00000000" w14:paraId="0000009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Email and phone normalization</w:t>
            </w:r>
          </w:p>
        </w:tc>
        <w:tc>
          <w:tcPr>
            <w:vAlign w:val="center"/>
          </w:tcPr>
          <w:p w:rsidR="00000000" w:rsidDel="00000000" w:rsidP="00000000" w:rsidRDefault="00000000" w:rsidRPr="00000000" w14:paraId="0000009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vAlign w:val="center"/>
          </w:tcPr>
          <w:p w:rsidR="00000000" w:rsidDel="00000000" w:rsidP="00000000" w:rsidRDefault="00000000" w:rsidRPr="00000000" w14:paraId="0000009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7</w:t>
            </w:r>
          </w:p>
        </w:tc>
      </w:tr>
      <w:tr>
        <w:trPr>
          <w:cantSplit w:val="0"/>
          <w:trHeight w:val="454" w:hRule="atLeast"/>
          <w:tblHeader w:val="0"/>
        </w:trPr>
        <w:tc>
          <w:tcPr>
            <w:vAlign w:val="center"/>
          </w:tcPr>
          <w:p w:rsidR="00000000" w:rsidDel="00000000" w:rsidP="00000000" w:rsidRDefault="00000000" w:rsidRPr="00000000" w14:paraId="0000009C">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2.5</w:t>
            </w:r>
          </w:p>
        </w:tc>
        <w:tc>
          <w:tcPr>
            <w:vAlign w:val="center"/>
          </w:tcPr>
          <w:p w:rsidR="00000000" w:rsidDel="00000000" w:rsidP="00000000" w:rsidRDefault="00000000" w:rsidRPr="00000000" w14:paraId="0000009D">
            <w:pPr>
              <w:spacing w:after="160" w:line="259" w:lineRule="auto"/>
              <w:rPr>
                <w:rFonts w:ascii="Calibri" w:cs="Calibri" w:eastAsia="Calibri" w:hAnsi="Calibri"/>
              </w:rPr>
            </w:pPr>
            <w:del w:id="9023" w:author="Lu (Claude)" w:date="2026-10-21T00:00:00Z">
              <w:r>
                <w:rPr>
                  <w:rFonts w:ascii="Calibri" w:cs="Calibri" w:eastAsia="Calibri" w:hAnsi="Calibri"/>
                  <w:rtl w:val="0"/>
                </w:rPr>
                <w:delText xml:space="preserve">Duplicate identification and duplicate marking</w:delText>
              </w:r>
            </w:del>
            <w:ins w:id="9024" w:author="Lu (Claude)" w:date="2026-10-21T00:00:00Z">
              <w:r>
                <w:rPr>
                  <w:rFonts w:ascii="Calibri" w:cs="Calibri" w:eastAsia="Calibri" w:hAnsi="Calibri"/>
                  <w:rtl w:val="0"/>
                </w:rPr>
                <w:t xml:space="preserve">Duplicate identification and blocking (BLOCKED_DUPLICATE)</w:t>
              </w:r>
            </w:ins>
          </w:p>
        </w:tc>
        <w:tc>
          <w:tcPr>
            <w:vAlign w:val="center"/>
          </w:tcPr>
          <w:p w:rsidR="00000000" w:rsidDel="00000000" w:rsidP="00000000" w:rsidRDefault="00000000" w:rsidRPr="00000000" w14:paraId="0000009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Complex</w:t>
            </w:r>
          </w:p>
        </w:tc>
        <w:tc>
          <w:tcPr>
            <w:vAlign w:val="center"/>
          </w:tcPr>
          <w:p w:rsidR="00000000" w:rsidDel="00000000" w:rsidP="00000000" w:rsidRDefault="00000000" w:rsidRPr="00000000" w14:paraId="0000009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w:t>
            </w:r>
          </w:p>
        </w:tc>
      </w:tr>
      <w:tr>
        <w:trPr>
          <w:cantSplit w:val="0"/>
          <w:trHeight w:val="454" w:hRule="atLeast"/>
          <w:tblHeader w:val="0"/>
        </w:trPr>
        <w:tc>
          <w:tcPr>
            <w:vAlign w:val="center"/>
          </w:tcPr>
          <w:p w:rsidR="00000000" w:rsidDel="00000000" w:rsidP="00000000" w:rsidRDefault="00000000" w:rsidRPr="00000000" w14:paraId="000000A0">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2.6</w:t>
            </w:r>
          </w:p>
        </w:tc>
        <w:tc>
          <w:tcPr>
            <w:vAlign w:val="center"/>
          </w:tcPr>
          <w:p w:rsidR="00000000" w:rsidDel="00000000" w:rsidP="00000000" w:rsidRDefault="00000000" w:rsidRPr="00000000" w14:paraId="000000A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Submission source, attribution and audit history</w:t>
            </w:r>
          </w:p>
        </w:tc>
        <w:tc>
          <w:tcPr>
            <w:vAlign w:val="center"/>
          </w:tcPr>
          <w:p w:rsidR="00000000" w:rsidDel="00000000" w:rsidP="00000000" w:rsidRDefault="00000000" w:rsidRPr="00000000" w14:paraId="000000A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Complex</w:t>
            </w:r>
          </w:p>
        </w:tc>
        <w:tc>
          <w:tcPr>
            <w:vAlign w:val="center"/>
          </w:tcPr>
          <w:p w:rsidR="00000000" w:rsidDel="00000000" w:rsidP="00000000" w:rsidRDefault="00000000" w:rsidRPr="00000000" w14:paraId="000000A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w:t>
            </w:r>
          </w:p>
        </w:tc>
      </w:tr>
      <w:tr>
        <w:trPr>
          <w:cantSplit w:val="0"/>
          <w:trHeight w:val="454" w:hRule="atLeast"/>
          <w:tblHeader w:val="0"/>
          <w:ins w:id="9029" w:author="Lu (Claude)" w:date="2026-10-21T00:00:00Z"/>
        </w:trPr>
        <w:tc>
          <w:tcPr>
            <w:vAlign w:val="center"/>
          </w:tcPr>
          <w:p>
            <w:pPr>
              <w:spacing w:after="160" w:line="259" w:lineRule="auto"/>
              <w:jc w:val="center"/>
              <w:rPr>
                <w:rFonts w:ascii="Calibri" w:cs="Calibri" w:eastAsia="Calibri" w:hAnsi="Calibri"/>
              </w:rPr>
            </w:pPr>
            <w:ins w:id="9025" w:author="Lu (Claude)" w:date="2026-10-21T00:00:00Z">
              <w:r>
                <w:rPr>
                  <w:rFonts w:ascii="Calibri" w:cs="Calibri" w:eastAsia="Calibri" w:hAnsi="Calibri"/>
                  <w:rtl w:val="0"/>
                </w:rPr>
                <w:t xml:space="preserve">2.7</w:t>
              </w:r>
            </w:ins>
          </w:p>
        </w:tc>
        <w:tc>
          <w:tcPr>
            <w:vAlign w:val="center"/>
          </w:tcPr>
          <w:p>
            <w:pPr>
              <w:spacing w:after="160" w:line="259" w:lineRule="auto"/>
              <w:rPr>
                <w:rFonts w:ascii="Calibri" w:cs="Calibri" w:eastAsia="Calibri" w:hAnsi="Calibri"/>
              </w:rPr>
            </w:pPr>
            <w:ins w:id="9026" w:author="Lu (Claude)" w:date="2026-10-21T00:00:00Z">
              <w:r>
                <w:rPr>
                  <w:rFonts w:ascii="Calibri" w:cs="Calibri" w:eastAsia="Calibri" w:hAnsi="Calibri"/>
                  <w:rtl w:val="0"/>
                </w:rPr>
                <w:t xml:space="preserve">Candidate consent and source disputes</w:t>
              </w:r>
            </w:ins>
          </w:p>
        </w:tc>
        <w:tc>
          <w:tcPr>
            <w:vAlign w:val="center"/>
          </w:tcPr>
          <w:p>
            <w:pPr>
              <w:spacing w:after="160" w:line="259" w:lineRule="auto"/>
              <w:rPr>
                <w:rFonts w:ascii="Calibri" w:cs="Calibri" w:eastAsia="Calibri" w:hAnsi="Calibri"/>
              </w:rPr>
            </w:pPr>
            <w:ins w:id="9027" w:author="Lu (Claude)" w:date="2026-10-21T00:00:00Z">
              <w:r>
                <w:rPr>
                  <w:rFonts w:ascii="Calibri" w:cs="Calibri" w:eastAsia="Calibri" w:hAnsi="Calibri"/>
                  <w:rtl w:val="0"/>
                </w:rPr>
                <w:t xml:space="preserve">Complex</w:t>
              </w:r>
            </w:ins>
          </w:p>
        </w:tc>
        <w:tc>
          <w:tcPr>
            <w:vAlign w:val="center"/>
          </w:tcPr>
          <w:p>
            <w:pPr>
              <w:spacing w:after="160" w:line="259" w:lineRule="auto"/>
              <w:rPr>
                <w:rFonts w:ascii="Calibri" w:cs="Calibri" w:eastAsia="Calibri" w:hAnsi="Calibri"/>
              </w:rPr>
            </w:pPr>
            <w:ins w:id="9028" w:author="Lu (Claude)" w:date="2026-10-21T00:00:00Z">
              <w:r>
                <w:rPr>
                  <w:rFonts w:ascii="Calibri" w:cs="Calibri" w:eastAsia="Calibri" w:hAnsi="Calibri"/>
                  <w:rtl w:val="0"/>
                </w:rPr>
                <w:t xml:space="preserve">8</w:t>
              </w:r>
            </w:ins>
          </w:p>
        </w:tc>
      </w:tr>
      <w:tr>
        <w:trPr>
          <w:cantSplit w:val="0"/>
          <w:trHeight w:val="454" w:hRule="atLeast"/>
          <w:tblHeader w:val="0"/>
        </w:trPr>
        <w:tc>
          <w:tcPr>
            <w:vAlign w:val="center"/>
          </w:tcPr>
          <w:p w:rsidR="00000000" w:rsidDel="00000000" w:rsidP="00000000" w:rsidRDefault="00000000" w:rsidRPr="00000000" w14:paraId="000000A4">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vAlign w:val="center"/>
          </w:tcPr>
          <w:p w:rsidR="00000000" w:rsidDel="00000000" w:rsidP="00000000" w:rsidRDefault="00000000" w:rsidRPr="00000000" w14:paraId="000000A5">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AI Matching and Screening Support</w:t>
            </w:r>
          </w:p>
        </w:tc>
        <w:tc>
          <w:tcPr>
            <w:vAlign w:val="center"/>
          </w:tcPr>
          <w:p w:rsidR="00000000" w:rsidDel="00000000" w:rsidP="00000000" w:rsidRDefault="00000000" w:rsidRPr="00000000" w14:paraId="000000A6">
            <w:pPr>
              <w:spacing w:after="160" w:line="259"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A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45</w:t>
            </w:r>
          </w:p>
        </w:tc>
      </w:tr>
      <w:tr>
        <w:trPr>
          <w:cantSplit w:val="0"/>
          <w:trHeight w:val="454" w:hRule="atLeast"/>
          <w:tblHeader w:val="0"/>
        </w:trPr>
        <w:tc>
          <w:tcPr>
            <w:vAlign w:val="center"/>
          </w:tcPr>
          <w:p w:rsidR="00000000" w:rsidDel="00000000" w:rsidP="00000000" w:rsidRDefault="00000000" w:rsidRPr="00000000" w14:paraId="000000A8">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3.1</w:t>
            </w:r>
          </w:p>
        </w:tc>
        <w:tc>
          <w:tcPr>
            <w:vAlign w:val="center"/>
          </w:tcPr>
          <w:p w:rsidR="00000000" w:rsidDel="00000000" w:rsidP="00000000" w:rsidRDefault="00000000" w:rsidRPr="00000000" w14:paraId="000000A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CV and JD parsing/preparation</w:t>
            </w:r>
          </w:p>
        </w:tc>
        <w:tc>
          <w:tcPr>
            <w:vAlign w:val="center"/>
          </w:tcPr>
          <w:p w:rsidR="00000000" w:rsidDel="00000000" w:rsidP="00000000" w:rsidRDefault="00000000" w:rsidRPr="00000000" w14:paraId="000000A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Complex</w:t>
            </w:r>
          </w:p>
        </w:tc>
        <w:tc>
          <w:tcPr>
            <w:vAlign w:val="center"/>
          </w:tcPr>
          <w:p w:rsidR="00000000" w:rsidDel="00000000" w:rsidP="00000000" w:rsidRDefault="00000000" w:rsidRPr="00000000" w14:paraId="000000A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w:t>
            </w:r>
          </w:p>
        </w:tc>
      </w:tr>
      <w:tr>
        <w:trPr>
          <w:cantSplit w:val="0"/>
          <w:trHeight w:val="454" w:hRule="atLeast"/>
          <w:tblHeader w:val="0"/>
        </w:trPr>
        <w:tc>
          <w:tcPr>
            <w:vAlign w:val="center"/>
          </w:tcPr>
          <w:p w:rsidR="00000000" w:rsidDel="00000000" w:rsidP="00000000" w:rsidRDefault="00000000" w:rsidRPr="00000000" w14:paraId="000000AC">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3.2</w:t>
            </w:r>
          </w:p>
        </w:tc>
        <w:tc>
          <w:tcPr>
            <w:vAlign w:val="center"/>
          </w:tcPr>
          <w:p w:rsidR="00000000" w:rsidDel="00000000" w:rsidP="00000000" w:rsidRDefault="00000000" w:rsidRPr="00000000" w14:paraId="000000A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Must-have and Should-have comparison</w:t>
            </w:r>
          </w:p>
        </w:tc>
        <w:tc>
          <w:tcPr>
            <w:vAlign w:val="center"/>
          </w:tcPr>
          <w:p w:rsidR="00000000" w:rsidDel="00000000" w:rsidP="00000000" w:rsidRDefault="00000000" w:rsidRPr="00000000" w14:paraId="000000A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Complex</w:t>
            </w:r>
          </w:p>
        </w:tc>
        <w:tc>
          <w:tcPr>
            <w:vAlign w:val="center"/>
          </w:tcPr>
          <w:p w:rsidR="00000000" w:rsidDel="00000000" w:rsidP="00000000" w:rsidRDefault="00000000" w:rsidRPr="00000000" w14:paraId="000000A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w:t>
            </w:r>
          </w:p>
        </w:tc>
      </w:tr>
      <w:tr>
        <w:trPr>
          <w:cantSplit w:val="0"/>
          <w:trHeight w:val="454" w:hRule="atLeast"/>
          <w:tblHeader w:val="0"/>
        </w:trPr>
        <w:tc>
          <w:tcPr>
            <w:vAlign w:val="center"/>
          </w:tcPr>
          <w:p w:rsidR="00000000" w:rsidDel="00000000" w:rsidP="00000000" w:rsidRDefault="00000000" w:rsidRPr="00000000" w14:paraId="000000B0">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3.3</w:t>
            </w:r>
          </w:p>
        </w:tc>
        <w:tc>
          <w:tcPr>
            <w:vAlign w:val="center"/>
          </w:tcPr>
          <w:p w:rsidR="00000000" w:rsidDel="00000000" w:rsidP="00000000" w:rsidRDefault="00000000" w:rsidRPr="00000000" w14:paraId="000000B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Match Score and Match Tier</w:t>
            </w:r>
          </w:p>
        </w:tc>
        <w:tc>
          <w:tcPr>
            <w:vAlign w:val="center"/>
          </w:tcPr>
          <w:p w:rsidR="00000000" w:rsidDel="00000000" w:rsidP="00000000" w:rsidRDefault="00000000" w:rsidRPr="00000000" w14:paraId="000000B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Complex</w:t>
            </w:r>
          </w:p>
        </w:tc>
        <w:tc>
          <w:tcPr>
            <w:vAlign w:val="center"/>
          </w:tcPr>
          <w:p w:rsidR="00000000" w:rsidDel="00000000" w:rsidP="00000000" w:rsidRDefault="00000000" w:rsidRPr="00000000" w14:paraId="000000B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w:t>
            </w:r>
          </w:p>
        </w:tc>
      </w:tr>
      <w:tr>
        <w:trPr>
          <w:cantSplit w:val="0"/>
          <w:trHeight w:val="454" w:hRule="atLeast"/>
          <w:tblHeader w:val="0"/>
        </w:trPr>
        <w:tc>
          <w:tcPr>
            <w:vAlign w:val="center"/>
          </w:tcPr>
          <w:p w:rsidR="00000000" w:rsidDel="00000000" w:rsidP="00000000" w:rsidRDefault="00000000" w:rsidRPr="00000000" w14:paraId="000000B4">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3.4</w:t>
            </w:r>
          </w:p>
        </w:tc>
        <w:tc>
          <w:tcPr>
            <w:vAlign w:val="center"/>
          </w:tcPr>
          <w:p w:rsidR="00000000" w:rsidDel="00000000" w:rsidP="00000000" w:rsidRDefault="00000000" w:rsidRPr="00000000" w14:paraId="000000B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Candidate Highlight and reviewer display</w:t>
            </w:r>
          </w:p>
        </w:tc>
        <w:tc>
          <w:tcPr>
            <w:vAlign w:val="center"/>
          </w:tcPr>
          <w:p w:rsidR="00000000" w:rsidDel="00000000" w:rsidP="00000000" w:rsidRDefault="00000000" w:rsidRPr="00000000" w14:paraId="000000B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vAlign w:val="center"/>
          </w:tcPr>
          <w:p w:rsidR="00000000" w:rsidDel="00000000" w:rsidP="00000000" w:rsidRDefault="00000000" w:rsidRPr="00000000" w14:paraId="000000B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rHeight w:val="454" w:hRule="atLeast"/>
          <w:tblHeader w:val="0"/>
        </w:trPr>
        <w:tc>
          <w:tcPr>
            <w:vAlign w:val="center"/>
          </w:tcPr>
          <w:p w:rsidR="00000000" w:rsidDel="00000000" w:rsidP="00000000" w:rsidRDefault="00000000" w:rsidRPr="00000000" w14:paraId="000000B8">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3.5</w:t>
            </w:r>
          </w:p>
        </w:tc>
        <w:tc>
          <w:tcPr>
            <w:vAlign w:val="center"/>
          </w:tcPr>
          <w:p w:rsidR="00000000" w:rsidDel="00000000" w:rsidP="00000000" w:rsidRDefault="00000000" w:rsidRPr="00000000" w14:paraId="000000B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AI result storage, retry and traceability</w:t>
            </w:r>
          </w:p>
        </w:tc>
        <w:tc>
          <w:tcPr>
            <w:vAlign w:val="center"/>
          </w:tcPr>
          <w:p w:rsidR="00000000" w:rsidDel="00000000" w:rsidP="00000000" w:rsidRDefault="00000000" w:rsidRPr="00000000" w14:paraId="000000B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vAlign w:val="center"/>
          </w:tcPr>
          <w:p w:rsidR="00000000" w:rsidDel="00000000" w:rsidP="00000000" w:rsidRDefault="00000000" w:rsidRPr="00000000" w14:paraId="000000B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7</w:t>
            </w:r>
          </w:p>
        </w:tc>
      </w:tr>
      <w:tr>
        <w:trPr>
          <w:cantSplit w:val="0"/>
          <w:trHeight w:val="454" w:hRule="atLeast"/>
          <w:tblHeader w:val="0"/>
        </w:trPr>
        <w:tc>
          <w:tcPr>
            <w:vAlign w:val="center"/>
          </w:tcPr>
          <w:p w:rsidR="00000000" w:rsidDel="00000000" w:rsidP="00000000" w:rsidRDefault="00000000" w:rsidRPr="00000000" w14:paraId="000000BC">
            <w:pPr>
              <w:spacing w:after="160" w:line="259" w:lineRule="auto"/>
              <w:jc w:val="cente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4</w:t>
            </w:r>
          </w:p>
        </w:tc>
        <w:tc>
          <w:tcPr>
            <w:vAlign w:val="center"/>
          </w:tcPr>
          <w:p w:rsidR="00000000" w:rsidDel="00000000" w:rsidP="00000000" w:rsidRDefault="00000000" w:rsidRPr="00000000" w14:paraId="000000BD">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Recruitment Workflow and Placement</w:t>
            </w:r>
          </w:p>
        </w:tc>
        <w:tc>
          <w:tcPr>
            <w:vAlign w:val="center"/>
          </w:tcPr>
          <w:p w:rsidR="00000000" w:rsidDel="00000000" w:rsidP="00000000" w:rsidRDefault="00000000" w:rsidRPr="00000000" w14:paraId="000000BE">
            <w:pPr>
              <w:spacing w:after="160" w:line="259"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B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62</w:t>
            </w:r>
          </w:p>
        </w:tc>
      </w:tr>
      <w:tr>
        <w:trPr>
          <w:cantSplit w:val="0"/>
          <w:trHeight w:val="454" w:hRule="atLeast"/>
          <w:tblHeader w:val="0"/>
        </w:trPr>
        <w:tc>
          <w:tcPr>
            <w:vAlign w:val="center"/>
          </w:tcPr>
          <w:p w:rsidR="00000000" w:rsidDel="00000000" w:rsidP="00000000" w:rsidRDefault="00000000" w:rsidRPr="00000000" w14:paraId="000000C0">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4.1</w:t>
            </w:r>
          </w:p>
        </w:tc>
        <w:tc>
          <w:tcPr>
            <w:vAlign w:val="center"/>
          </w:tcPr>
          <w:p w:rsidR="00000000" w:rsidDel="00000000" w:rsidP="00000000" w:rsidRDefault="00000000" w:rsidRPr="00000000" w14:paraId="000000C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Application and screening status</w:t>
            </w:r>
          </w:p>
        </w:tc>
        <w:tc>
          <w:tcPr>
            <w:vAlign w:val="center"/>
          </w:tcPr>
          <w:p w:rsidR="00000000" w:rsidDel="00000000" w:rsidP="00000000" w:rsidRDefault="00000000" w:rsidRPr="00000000" w14:paraId="000000C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vAlign w:val="center"/>
          </w:tcPr>
          <w:p w:rsidR="00000000" w:rsidDel="00000000" w:rsidP="00000000" w:rsidRDefault="00000000" w:rsidRPr="00000000" w14:paraId="000000C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rHeight w:val="454" w:hRule="atLeast"/>
          <w:tblHeader w:val="0"/>
        </w:trPr>
        <w:tc>
          <w:tcPr>
            <w:vAlign w:val="center"/>
          </w:tcPr>
          <w:p w:rsidR="00000000" w:rsidDel="00000000" w:rsidP="00000000" w:rsidRDefault="00000000" w:rsidRPr="00000000" w14:paraId="000000C4">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4.2</w:t>
            </w:r>
          </w:p>
        </w:tc>
        <w:tc>
          <w:tcPr>
            <w:vAlign w:val="center"/>
          </w:tcPr>
          <w:p w:rsidR="00000000" w:rsidDel="00000000" w:rsidP="00000000" w:rsidRDefault="00000000" w:rsidRPr="00000000" w14:paraId="000000C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Interview scheduling and notification</w:t>
            </w:r>
          </w:p>
        </w:tc>
        <w:tc>
          <w:tcPr>
            <w:vAlign w:val="center"/>
          </w:tcPr>
          <w:p w:rsidR="00000000" w:rsidDel="00000000" w:rsidP="00000000" w:rsidRDefault="00000000" w:rsidRPr="00000000" w14:paraId="000000C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Complex</w:t>
            </w:r>
          </w:p>
        </w:tc>
        <w:tc>
          <w:tcPr>
            <w:vAlign w:val="center"/>
          </w:tcPr>
          <w:p w:rsidR="00000000" w:rsidDel="00000000" w:rsidP="00000000" w:rsidRDefault="00000000" w:rsidRPr="00000000" w14:paraId="000000C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w:t>
            </w:r>
          </w:p>
        </w:tc>
      </w:tr>
      <w:tr>
        <w:trPr>
          <w:cantSplit w:val="0"/>
          <w:trHeight w:val="454" w:hRule="atLeast"/>
          <w:tblHeader w:val="0"/>
        </w:trPr>
        <w:tc>
          <w:tcPr>
            <w:vAlign w:val="center"/>
          </w:tcPr>
          <w:p w:rsidR="00000000" w:rsidDel="00000000" w:rsidP="00000000" w:rsidRDefault="00000000" w:rsidRPr="00000000" w14:paraId="000000C8">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4.3</w:t>
            </w:r>
          </w:p>
        </w:tc>
        <w:tc>
          <w:tcPr>
            <w:vAlign w:val="center"/>
          </w:tcPr>
          <w:p w:rsidR="00000000" w:rsidDel="00000000" w:rsidP="00000000" w:rsidRDefault="00000000" w:rsidRPr="00000000" w14:paraId="000000C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Interview result and feedback</w:t>
            </w:r>
          </w:p>
        </w:tc>
        <w:tc>
          <w:tcPr>
            <w:vAlign w:val="center"/>
          </w:tcPr>
          <w:p w:rsidR="00000000" w:rsidDel="00000000" w:rsidP="00000000" w:rsidRDefault="00000000" w:rsidRPr="00000000" w14:paraId="000000C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vAlign w:val="center"/>
          </w:tcPr>
          <w:p w:rsidR="00000000" w:rsidDel="00000000" w:rsidP="00000000" w:rsidRDefault="00000000" w:rsidRPr="00000000" w14:paraId="000000C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rHeight w:val="454" w:hRule="atLeast"/>
          <w:tblHeader w:val="0"/>
        </w:trPr>
        <w:tc>
          <w:tcPr>
            <w:vAlign w:val="center"/>
          </w:tcPr>
          <w:p w:rsidR="00000000" w:rsidDel="00000000" w:rsidP="00000000" w:rsidRDefault="00000000" w:rsidRPr="00000000" w14:paraId="000000CC">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4.4</w:t>
            </w:r>
          </w:p>
        </w:tc>
        <w:tc>
          <w:tcPr>
            <w:vAlign w:val="center"/>
          </w:tcPr>
          <w:p w:rsidR="00000000" w:rsidDel="00000000" w:rsidP="00000000" w:rsidRDefault="00000000" w:rsidRPr="00000000" w14:paraId="000000C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Offer and candidate response</w:t>
            </w:r>
          </w:p>
        </w:tc>
        <w:tc>
          <w:tcPr>
            <w:vAlign w:val="center"/>
          </w:tcPr>
          <w:p w:rsidR="00000000" w:rsidDel="00000000" w:rsidP="00000000" w:rsidRDefault="00000000" w:rsidRPr="00000000" w14:paraId="000000C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Complex</w:t>
            </w:r>
          </w:p>
        </w:tc>
        <w:tc>
          <w:tcPr>
            <w:vAlign w:val="center"/>
          </w:tcPr>
          <w:p w:rsidR="00000000" w:rsidDel="00000000" w:rsidP="00000000" w:rsidRDefault="00000000" w:rsidRPr="00000000" w14:paraId="000000C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w:t>
            </w:r>
          </w:p>
        </w:tc>
      </w:tr>
      <w:tr>
        <w:trPr>
          <w:cantSplit w:val="0"/>
          <w:trHeight w:val="454" w:hRule="atLeast"/>
          <w:tblHeader w:val="0"/>
        </w:trPr>
        <w:tc>
          <w:tcPr>
            <w:vAlign w:val="center"/>
          </w:tcPr>
          <w:p w:rsidR="00000000" w:rsidDel="00000000" w:rsidP="00000000" w:rsidRDefault="00000000" w:rsidRPr="00000000" w14:paraId="000000D0">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4.5</w:t>
            </w:r>
          </w:p>
        </w:tc>
        <w:tc>
          <w:tcPr>
            <w:vAlign w:val="center"/>
          </w:tcPr>
          <w:p w:rsidR="00000000" w:rsidDel="00000000" w:rsidP="00000000" w:rsidRDefault="00000000" w:rsidRPr="00000000" w14:paraId="000000D1">
            <w:pPr>
              <w:spacing w:after="160" w:line="259" w:lineRule="auto"/>
              <w:rPr>
                <w:rFonts w:ascii="Calibri" w:cs="Calibri" w:eastAsia="Calibri" w:hAnsi="Calibri"/>
              </w:rPr>
            </w:pPr>
            <w:del w:id="9030" w:author="Lu (Claude)" w:date="2026-10-21T00:00:00Z">
              <w:r>
                <w:rPr>
                  <w:rFonts w:ascii="Calibri" w:cs="Calibri" w:eastAsia="Calibri" w:hAnsi="Calibri"/>
                  <w:rtl w:val="0"/>
                </w:rPr>
                <w:delText xml:space="preserve">Start work and probation tracking</w:delText>
              </w:r>
            </w:del>
            <w:ins w:id="9031" w:author="Lu (Claude)" w:date="2026-10-21T00:00:00Z">
              <w:r>
                <w:rPr>
                  <w:rFonts w:ascii="Calibri" w:cs="Calibri" w:eastAsia="Calibri" w:hAnsi="Calibri"/>
                  <w:rtl w:val="0"/>
                </w:rPr>
                <w:t xml:space="preserve">Start work and placement confirmation</w:t>
              </w:r>
            </w:ins>
          </w:p>
        </w:tc>
        <w:tc>
          <w:tcPr>
            <w:vAlign w:val="center"/>
          </w:tcPr>
          <w:p w:rsidR="00000000" w:rsidDel="00000000" w:rsidP="00000000" w:rsidRDefault="00000000" w:rsidRPr="00000000" w14:paraId="000000D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Complex</w:t>
            </w:r>
          </w:p>
        </w:tc>
        <w:tc>
          <w:tcPr>
            <w:vAlign w:val="center"/>
          </w:tcPr>
          <w:p w:rsidR="00000000" w:rsidDel="00000000" w:rsidP="00000000" w:rsidRDefault="00000000" w:rsidRPr="00000000" w14:paraId="000000D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w:t>
            </w:r>
          </w:p>
        </w:tc>
      </w:tr>
      <w:tr>
        <w:trPr>
          <w:cantSplit w:val="0"/>
          <w:trHeight w:val="454" w:hRule="atLeast"/>
          <w:tblHeader w:val="0"/>
        </w:trPr>
        <w:tc>
          <w:tcPr>
            <w:vAlign w:val="center"/>
          </w:tcPr>
          <w:p w:rsidR="00000000" w:rsidDel="00000000" w:rsidP="00000000" w:rsidRDefault="00000000" w:rsidRPr="00000000" w14:paraId="000000D4">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4.6</w:t>
            </w:r>
          </w:p>
        </w:tc>
        <w:tc>
          <w:tcPr>
            <w:vAlign w:val="center"/>
          </w:tcPr>
          <w:p w:rsidR="00000000" w:rsidDel="00000000" w:rsidP="00000000" w:rsidRDefault="00000000" w:rsidRPr="00000000" w14:paraId="000000D5">
            <w:pPr>
              <w:spacing w:after="160" w:line="259" w:lineRule="auto"/>
              <w:rPr>
                <w:rFonts w:ascii="Calibri" w:cs="Calibri" w:eastAsia="Calibri" w:hAnsi="Calibri"/>
              </w:rPr>
            </w:pPr>
            <w:del w:id="9032" w:author="Lu (Claude)" w:date="2026-10-21T00:00:00Z">
              <w:r>
                <w:rPr>
                  <w:rFonts w:ascii="Calibri" w:cs="Calibri" w:eastAsia="Calibri" w:hAnsi="Calibri"/>
                  <w:rtl w:val="0"/>
                </w:rPr>
                <w:delText xml:space="preserve">Warranty milestone and final placement</w:delText>
              </w:r>
            </w:del>
            <w:ins w:id="9033" w:author="Lu (Claude)" w:date="2026-10-21T00:00:00Z">
              <w:r>
                <w:rPr>
                  <w:rFonts w:ascii="Calibri" w:cs="Calibri" w:eastAsia="Calibri" w:hAnsi="Calibri"/>
                  <w:rtl w:val="0"/>
                </w:rPr>
                <w:t xml:space="preserve">Warranty, resignation and replacement slot</w:t>
              </w:r>
            </w:ins>
          </w:p>
        </w:tc>
        <w:tc>
          <w:tcPr>
            <w:vAlign w:val="center"/>
          </w:tcPr>
          <w:p w:rsidR="00000000" w:rsidDel="00000000" w:rsidP="00000000" w:rsidRDefault="00000000" w:rsidRPr="00000000" w14:paraId="000000D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Complex</w:t>
            </w:r>
          </w:p>
        </w:tc>
        <w:tc>
          <w:tcPr>
            <w:vAlign w:val="center"/>
          </w:tcPr>
          <w:p w:rsidR="00000000" w:rsidDel="00000000" w:rsidP="00000000" w:rsidRDefault="00000000" w:rsidRPr="00000000" w14:paraId="000000D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w:t>
            </w:r>
          </w:p>
        </w:tc>
      </w:tr>
      <w:tr>
        <w:trPr>
          <w:cantSplit w:val="0"/>
          <w:trHeight w:val="454" w:hRule="atLeast"/>
          <w:tblHeader w:val="0"/>
        </w:trPr>
        <w:tc>
          <w:tcPr>
            <w:vAlign w:val="center"/>
          </w:tcPr>
          <w:p w:rsidR="00000000" w:rsidDel="00000000" w:rsidP="00000000" w:rsidRDefault="00000000" w:rsidRPr="00000000" w14:paraId="000000D8">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4.7</w:t>
            </w:r>
          </w:p>
        </w:tc>
        <w:tc>
          <w:tcPr>
            <w:vAlign w:val="center"/>
          </w:tcPr>
          <w:p w:rsidR="00000000" w:rsidDel="00000000" w:rsidP="00000000" w:rsidRDefault="00000000" w:rsidRPr="00000000" w14:paraId="000000D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Status history and exception outcomes</w:t>
            </w:r>
          </w:p>
        </w:tc>
        <w:tc>
          <w:tcPr>
            <w:vAlign w:val="center"/>
          </w:tcPr>
          <w:p w:rsidR="00000000" w:rsidDel="00000000" w:rsidP="00000000" w:rsidRDefault="00000000" w:rsidRPr="00000000" w14:paraId="000000D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vAlign w:val="center"/>
          </w:tcPr>
          <w:p w:rsidR="00000000" w:rsidDel="00000000" w:rsidP="00000000" w:rsidRDefault="00000000" w:rsidRPr="00000000" w14:paraId="000000D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6</w:t>
            </w:r>
          </w:p>
        </w:tc>
      </w:tr>
      <w:tr>
        <w:trPr>
          <w:cantSplit w:val="0"/>
          <w:trHeight w:val="454" w:hRule="atLeast"/>
          <w:tblHeader w:val="0"/>
        </w:trPr>
        <w:tc>
          <w:tcPr>
            <w:vAlign w:val="center"/>
          </w:tcPr>
          <w:p w:rsidR="00000000" w:rsidDel="00000000" w:rsidP="00000000" w:rsidRDefault="00000000" w:rsidRPr="00000000" w14:paraId="000000DC">
            <w:pPr>
              <w:spacing w:after="160" w:line="259" w:lineRule="auto"/>
              <w:jc w:val="cente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5</w:t>
            </w:r>
          </w:p>
        </w:tc>
        <w:tc>
          <w:tcPr>
            <w:vAlign w:val="center"/>
          </w:tcPr>
          <w:p w:rsidR="00000000" w:rsidDel="00000000" w:rsidP="00000000" w:rsidRDefault="00000000" w:rsidRPr="00000000" w14:paraId="000000DD">
            <w:pPr>
              <w:spacing w:after="160" w:line="259" w:lineRule="auto"/>
              <w:rPr>
                <w:rFonts w:ascii="Calibri" w:cs="Calibri" w:eastAsia="Calibri" w:hAnsi="Calibri"/>
                <w:b w:val="1"/>
                <w:bCs w:val="1"/>
                <w:i w:val="1"/>
                <w:iCs w:val="1"/>
              </w:rPr>
            </w:pPr>
            <w:del w:id="9034" w:author="Lu (Claude)" w:date="2026-10-21T00:00:00Z">
              <w:r>
                <w:rPr>
                  <w:rFonts w:ascii="Calibri" w:cs="Calibri" w:eastAsia="Calibri" w:hAnsi="Calibri"/>
                  <w:b w:val="1"/>
                  <w:bCs w:val="1"/>
                  <w:i w:val="1"/>
                  <w:iCs w:val="1"/>
                  <w:rtl w:val="0"/>
                </w:rPr>
                <w:delText xml:space="preserve">Affiliate, Commission and Reporting</w:delText>
              </w:r>
            </w:del>
            <w:ins w:id="9035" w:author="Lu (Claude)" w:date="2026-10-21T00:00:00Z">
              <w:r>
                <w:rPr>
                  <w:rFonts w:ascii="Calibri" w:cs="Calibri" w:eastAsia="Calibri" w:hAnsi="Calibri"/>
                  <w:b w:val="1"/>
                  <w:bCs w:val="1"/>
                  <w:i w:val="1"/>
                  <w:iCs w:val="1"/>
                  <w:rtl w:val="0"/>
                </w:rPr>
                <w:t xml:space="preserve">Affiliate, Fees, Commission and Reporting</w:t>
              </w:r>
            </w:ins>
          </w:p>
        </w:tc>
        <w:tc>
          <w:tcPr>
            <w:vAlign w:val="center"/>
          </w:tcPr>
          <w:p w:rsidR="00000000" w:rsidDel="00000000" w:rsidP="00000000" w:rsidRDefault="00000000" w:rsidRPr="00000000" w14:paraId="000000DE">
            <w:pPr>
              <w:spacing w:after="160" w:line="259"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DF">
            <w:pPr>
              <w:spacing w:after="160" w:line="259" w:lineRule="auto"/>
              <w:rPr>
                <w:rFonts w:ascii="Calibri" w:cs="Calibri" w:eastAsia="Calibri" w:hAnsi="Calibri"/>
              </w:rPr>
            </w:pPr>
            <w:del w:id="9036" w:author="Lu (Claude)" w:date="2026-10-21T00:00:00Z">
              <w:r>
                <w:rPr>
                  <w:rFonts w:ascii="Calibri" w:cs="Calibri" w:eastAsia="Calibri" w:hAnsi="Calibri"/>
                  <w:rtl w:val="0"/>
                </w:rPr>
                <w:delText xml:space="preserve">50</w:delText>
              </w:r>
            </w:del>
            <w:ins w:id="9037" w:author="Lu (Claude)" w:date="2026-10-21T00:00:00Z">
              <w:r>
                <w:rPr>
                  <w:rFonts w:ascii="Calibri" w:cs="Calibri" w:eastAsia="Calibri" w:hAnsi="Calibri"/>
                  <w:rtl w:val="0"/>
                </w:rPr>
                <w:t xml:space="preserve">58</w:t>
              </w:r>
            </w:ins>
          </w:p>
        </w:tc>
      </w:tr>
      <w:tr>
        <w:trPr>
          <w:cantSplit w:val="0"/>
          <w:trHeight w:val="454" w:hRule="atLeast"/>
          <w:tblHeader w:val="0"/>
        </w:trPr>
        <w:tc>
          <w:tcPr>
            <w:vAlign w:val="center"/>
          </w:tcPr>
          <w:p w:rsidR="00000000" w:rsidDel="00000000" w:rsidP="00000000" w:rsidRDefault="00000000" w:rsidRPr="00000000" w14:paraId="000000E0">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5.1</w:t>
            </w:r>
          </w:p>
        </w:tc>
        <w:tc>
          <w:tcPr>
            <w:vAlign w:val="center"/>
          </w:tcPr>
          <w:p w:rsidR="00000000" w:rsidDel="00000000" w:rsidP="00000000" w:rsidRDefault="00000000" w:rsidRPr="00000000" w14:paraId="000000E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OPR profile and activation</w:t>
            </w:r>
          </w:p>
        </w:tc>
        <w:tc>
          <w:tcPr>
            <w:vAlign w:val="center"/>
          </w:tcPr>
          <w:p w:rsidR="00000000" w:rsidDel="00000000" w:rsidP="00000000" w:rsidRDefault="00000000" w:rsidRPr="00000000" w14:paraId="000000E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vAlign w:val="center"/>
          </w:tcPr>
          <w:p w:rsidR="00000000" w:rsidDel="00000000" w:rsidP="00000000" w:rsidRDefault="00000000" w:rsidRPr="00000000" w14:paraId="000000E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7</w:t>
            </w:r>
          </w:p>
        </w:tc>
      </w:tr>
      <w:tr>
        <w:trPr>
          <w:cantSplit w:val="0"/>
          <w:trHeight w:val="454" w:hRule="atLeast"/>
          <w:tblHeader w:val="0"/>
        </w:trPr>
        <w:tc>
          <w:tcPr>
            <w:vAlign w:val="center"/>
          </w:tcPr>
          <w:p w:rsidR="00000000" w:rsidDel="00000000" w:rsidP="00000000" w:rsidRDefault="00000000" w:rsidRPr="00000000" w14:paraId="000000E4">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5.2</w:t>
            </w:r>
          </w:p>
        </w:tc>
        <w:tc>
          <w:tcPr>
            <w:vAlign w:val="center"/>
          </w:tcPr>
          <w:p w:rsidR="00000000" w:rsidDel="00000000" w:rsidP="00000000" w:rsidRDefault="00000000" w:rsidRPr="00000000" w14:paraId="000000E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Affiliate job and submission visibility</w:t>
            </w:r>
          </w:p>
        </w:tc>
        <w:tc>
          <w:tcPr>
            <w:vAlign w:val="center"/>
          </w:tcPr>
          <w:p w:rsidR="00000000" w:rsidDel="00000000" w:rsidP="00000000" w:rsidRDefault="00000000" w:rsidRPr="00000000" w14:paraId="000000E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vAlign w:val="center"/>
          </w:tcPr>
          <w:p w:rsidR="00000000" w:rsidDel="00000000" w:rsidP="00000000" w:rsidRDefault="00000000" w:rsidRPr="00000000" w14:paraId="000000E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rHeight w:val="454" w:hRule="atLeast"/>
          <w:tblHeader w:val="0"/>
        </w:trPr>
        <w:tc>
          <w:tcPr>
            <w:vAlign w:val="center"/>
          </w:tcPr>
          <w:p w:rsidR="00000000" w:rsidDel="00000000" w:rsidP="00000000" w:rsidRDefault="00000000" w:rsidRPr="00000000" w14:paraId="000000E8">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5.3</w:t>
            </w:r>
          </w:p>
        </w:tc>
        <w:tc>
          <w:tcPr>
            <w:vAlign w:val="center"/>
          </w:tcPr>
          <w:p w:rsidR="00000000" w:rsidDel="00000000" w:rsidP="00000000" w:rsidRDefault="00000000" w:rsidRPr="00000000" w14:paraId="000000E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Commission eligibility and rule application</w:t>
            </w:r>
          </w:p>
        </w:tc>
        <w:tc>
          <w:tcPr>
            <w:vAlign w:val="center"/>
          </w:tcPr>
          <w:p w:rsidR="00000000" w:rsidDel="00000000" w:rsidP="00000000" w:rsidRDefault="00000000" w:rsidRPr="00000000" w14:paraId="000000E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Complex</w:t>
            </w:r>
          </w:p>
        </w:tc>
        <w:tc>
          <w:tcPr>
            <w:vAlign w:val="center"/>
          </w:tcPr>
          <w:p w:rsidR="00000000" w:rsidDel="00000000" w:rsidP="00000000" w:rsidRDefault="00000000" w:rsidRPr="00000000" w14:paraId="000000E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w:t>
            </w:r>
          </w:p>
        </w:tc>
      </w:tr>
      <w:tr>
        <w:trPr>
          <w:cantSplit w:val="0"/>
          <w:trHeight w:val="454" w:hRule="atLeast"/>
          <w:tblHeader w:val="0"/>
        </w:trPr>
        <w:tc>
          <w:tcPr>
            <w:vAlign w:val="center"/>
          </w:tcPr>
          <w:p w:rsidR="00000000" w:rsidDel="00000000" w:rsidP="00000000" w:rsidRDefault="00000000" w:rsidRPr="00000000" w14:paraId="000000EC">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5.4</w:t>
            </w:r>
          </w:p>
        </w:tc>
        <w:tc>
          <w:tcPr>
            <w:vAlign w:val="center"/>
          </w:tcPr>
          <w:p w:rsidR="00000000" w:rsidDel="00000000" w:rsidP="00000000" w:rsidRDefault="00000000" w:rsidRPr="00000000" w14:paraId="000000ED">
            <w:pPr>
              <w:spacing w:after="160" w:line="259" w:lineRule="auto"/>
              <w:rPr>
                <w:rFonts w:ascii="Calibri" w:cs="Calibri" w:eastAsia="Calibri" w:hAnsi="Calibri"/>
              </w:rPr>
            </w:pPr>
            <w:del w:id="9038" w:author="Lu (Claude)" w:date="2026-10-21T00:00:00Z">
              <w:r>
                <w:rPr>
                  <w:rFonts w:ascii="Calibri" w:cs="Calibri" w:eastAsia="Calibri" w:hAnsi="Calibri"/>
                  <w:rtl w:val="0"/>
                </w:rPr>
                <w:delText xml:space="preserve">Commission approval and payable status</w:delText>
              </w:r>
            </w:del>
            <w:ins w:id="9039" w:author="Lu (Claude)" w:date="2026-10-21T00:00:00Z">
              <w:r>
                <w:rPr>
                  <w:rFonts w:ascii="Calibri" w:cs="Calibri" w:eastAsia="Calibri" w:hAnsi="Calibri"/>
                  <w:rtl w:val="0"/>
                </w:rPr>
                <w:t xml:space="preserve">Commission approval, holding, adjustment and payable status</w:t>
              </w:r>
            </w:ins>
          </w:p>
        </w:tc>
        <w:tc>
          <w:tcPr>
            <w:vAlign w:val="center"/>
          </w:tcPr>
          <w:p w:rsidR="00000000" w:rsidDel="00000000" w:rsidP="00000000" w:rsidRDefault="00000000" w:rsidRPr="00000000" w14:paraId="000000E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Complex</w:t>
            </w:r>
          </w:p>
        </w:tc>
        <w:tc>
          <w:tcPr>
            <w:vAlign w:val="center"/>
          </w:tcPr>
          <w:p w:rsidR="00000000" w:rsidDel="00000000" w:rsidP="00000000" w:rsidRDefault="00000000" w:rsidRPr="00000000" w14:paraId="000000E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rHeight w:val="454" w:hRule="atLeast"/>
          <w:tblHeader w:val="0"/>
        </w:trPr>
        <w:tc>
          <w:tcPr>
            <w:vAlign w:val="center"/>
          </w:tcPr>
          <w:p w:rsidR="00000000" w:rsidDel="00000000" w:rsidP="00000000" w:rsidRDefault="00000000" w:rsidRPr="00000000" w14:paraId="000000F0">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5.5</w:t>
            </w:r>
          </w:p>
        </w:tc>
        <w:tc>
          <w:tcPr>
            <w:vAlign w:val="center"/>
          </w:tcPr>
          <w:p w:rsidR="00000000" w:rsidDel="00000000" w:rsidP="00000000" w:rsidRDefault="00000000" w:rsidRPr="00000000" w14:paraId="000000F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Payout ledger and history</w:t>
            </w:r>
          </w:p>
        </w:tc>
        <w:tc>
          <w:tcPr>
            <w:vAlign w:val="center"/>
          </w:tcPr>
          <w:p w:rsidR="00000000" w:rsidDel="00000000" w:rsidP="00000000" w:rsidRDefault="00000000" w:rsidRPr="00000000" w14:paraId="000000F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vAlign w:val="center"/>
          </w:tcPr>
          <w:p w:rsidR="00000000" w:rsidDel="00000000" w:rsidP="00000000" w:rsidRDefault="00000000" w:rsidRPr="00000000" w14:paraId="000000F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7</w:t>
            </w:r>
          </w:p>
        </w:tc>
      </w:tr>
      <w:tr>
        <w:trPr>
          <w:cantSplit w:val="0"/>
          <w:trHeight w:val="454" w:hRule="atLeast"/>
          <w:tblHeader w:val="0"/>
        </w:trPr>
        <w:tc>
          <w:tcPr>
            <w:vAlign w:val="center"/>
          </w:tcPr>
          <w:p w:rsidR="00000000" w:rsidDel="00000000" w:rsidP="00000000" w:rsidRDefault="00000000" w:rsidRPr="00000000" w14:paraId="000000F4">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5.6</w:t>
            </w:r>
          </w:p>
        </w:tc>
        <w:tc>
          <w:tcPr>
            <w:vAlign w:val="center"/>
          </w:tcPr>
          <w:p w:rsidR="00000000" w:rsidDel="00000000" w:rsidP="00000000" w:rsidRDefault="00000000" w:rsidRPr="00000000" w14:paraId="000000F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Affiliate quality and pipeline reporting</w:t>
            </w:r>
          </w:p>
        </w:tc>
        <w:tc>
          <w:tcPr>
            <w:vAlign w:val="center"/>
          </w:tcPr>
          <w:p w:rsidR="00000000" w:rsidDel="00000000" w:rsidP="00000000" w:rsidRDefault="00000000" w:rsidRPr="00000000" w14:paraId="000000F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Complex</w:t>
            </w:r>
          </w:p>
        </w:tc>
        <w:tc>
          <w:tcPr>
            <w:vAlign w:val="center"/>
          </w:tcPr>
          <w:p w:rsidR="00000000" w:rsidDel="00000000" w:rsidP="00000000" w:rsidRDefault="00000000" w:rsidRPr="00000000" w14:paraId="000000F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w:t>
            </w:r>
          </w:p>
        </w:tc>
      </w:tr>
      <w:tr>
        <w:trPr>
          <w:cantSplit w:val="0"/>
          <w:trHeight w:val="454" w:hRule="atLeast"/>
          <w:tblHeader w:val="0"/>
          <w:ins w:id="9044" w:author="Lu (Claude)" w:date="2026-10-21T00:00:00Z"/>
        </w:trPr>
        <w:tc>
          <w:tcPr>
            <w:vAlign w:val="center"/>
          </w:tcPr>
          <w:p>
            <w:pPr>
              <w:spacing w:after="160" w:line="259" w:lineRule="auto"/>
              <w:jc w:val="center"/>
              <w:rPr>
                <w:rFonts w:ascii="Calibri" w:cs="Calibri" w:eastAsia="Calibri" w:hAnsi="Calibri"/>
              </w:rPr>
            </w:pPr>
            <w:ins w:id="9040" w:author="Lu (Claude)" w:date="2026-10-21T00:00:00Z">
              <w:r>
                <w:rPr>
                  <w:rFonts w:ascii="Calibri" w:cs="Calibri" w:eastAsia="Calibri" w:hAnsi="Calibri"/>
                  <w:rtl w:val="0"/>
                </w:rPr>
                <w:t xml:space="preserve">5.7</w:t>
              </w:r>
            </w:ins>
          </w:p>
        </w:tc>
        <w:tc>
          <w:tcPr>
            <w:vAlign w:val="center"/>
          </w:tcPr>
          <w:p>
            <w:pPr>
              <w:spacing w:after="160" w:line="259" w:lineRule="auto"/>
              <w:rPr>
                <w:rFonts w:ascii="Calibri" w:cs="Calibri" w:eastAsia="Calibri" w:hAnsi="Calibri"/>
              </w:rPr>
            </w:pPr>
            <w:ins w:id="9041" w:author="Lu (Claude)" w:date="2026-10-21T00:00:00Z">
              <w:r>
                <w:rPr>
                  <w:rFonts w:ascii="Calibri" w:cs="Calibri" w:eastAsia="Calibri" w:hAnsi="Calibri"/>
                  <w:rtl w:val="0"/>
                </w:rPr>
                <w:t xml:space="preserve">Client posting fees, service fees and Sourcing deposit</w:t>
              </w:r>
            </w:ins>
          </w:p>
        </w:tc>
        <w:tc>
          <w:tcPr>
            <w:vAlign w:val="center"/>
          </w:tcPr>
          <w:p>
            <w:pPr>
              <w:spacing w:after="160" w:line="259" w:lineRule="auto"/>
              <w:rPr>
                <w:rFonts w:ascii="Calibri" w:cs="Calibri" w:eastAsia="Calibri" w:hAnsi="Calibri"/>
              </w:rPr>
            </w:pPr>
            <w:ins w:id="9042" w:author="Lu (Claude)" w:date="2026-10-21T00:00:00Z">
              <w:r>
                <w:rPr>
                  <w:rFonts w:ascii="Calibri" w:cs="Calibri" w:eastAsia="Calibri" w:hAnsi="Calibri"/>
                  <w:rtl w:val="0"/>
                </w:rPr>
                <w:t xml:space="preserve">Complex</w:t>
              </w:r>
            </w:ins>
          </w:p>
        </w:tc>
        <w:tc>
          <w:tcPr>
            <w:vAlign w:val="center"/>
          </w:tcPr>
          <w:p>
            <w:pPr>
              <w:spacing w:after="160" w:line="259" w:lineRule="auto"/>
              <w:rPr>
                <w:rFonts w:ascii="Calibri" w:cs="Calibri" w:eastAsia="Calibri" w:hAnsi="Calibri"/>
              </w:rPr>
            </w:pPr>
            <w:ins w:id="9043" w:author="Lu (Claude)" w:date="2026-10-21T00:00:00Z">
              <w:r>
                <w:rPr>
                  <w:rFonts w:ascii="Calibri" w:cs="Calibri" w:eastAsia="Calibri" w:hAnsi="Calibri"/>
                  <w:rtl w:val="0"/>
                </w:rPr>
                <w:t xml:space="preserve">8</w:t>
              </w:r>
            </w:ins>
          </w:p>
        </w:tc>
      </w:tr>
      <w:tr>
        <w:trPr>
          <w:cantSplit w:val="0"/>
          <w:trHeight w:val="454" w:hRule="atLeast"/>
          <w:tblHeader w:val="0"/>
        </w:trPr>
        <w:tc>
          <w:tcPr>
            <w:vAlign w:val="center"/>
          </w:tcPr>
          <w:p w:rsidR="00000000" w:rsidDel="00000000" w:rsidP="00000000" w:rsidRDefault="00000000" w:rsidRPr="00000000" w14:paraId="000000F8">
            <w:pPr>
              <w:spacing w:after="160" w:line="259" w:lineRule="auto"/>
              <w:jc w:val="cente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6</w:t>
            </w:r>
          </w:p>
        </w:tc>
        <w:tc>
          <w:tcPr>
            <w:vAlign w:val="center"/>
          </w:tcPr>
          <w:p w:rsidR="00000000" w:rsidDel="00000000" w:rsidP="00000000" w:rsidRDefault="00000000" w:rsidRPr="00000000" w14:paraId="000000F9">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Platform Foundation</w:t>
            </w:r>
          </w:p>
        </w:tc>
        <w:tc>
          <w:tcPr>
            <w:vAlign w:val="center"/>
          </w:tcPr>
          <w:p w:rsidR="00000000" w:rsidDel="00000000" w:rsidP="00000000" w:rsidRDefault="00000000" w:rsidRPr="00000000" w14:paraId="000000FA">
            <w:pPr>
              <w:spacing w:after="160" w:line="259"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FB">
            <w:pPr>
              <w:spacing w:after="160" w:line="259" w:lineRule="auto"/>
              <w:rPr>
                <w:rFonts w:ascii="Calibri" w:cs="Calibri" w:eastAsia="Calibri" w:hAnsi="Calibri"/>
              </w:rPr>
            </w:pPr>
            <w:del w:id="9045" w:author="Lu (Claude)" w:date="2026-10-21T00:00:00Z">
              <w:r>
                <w:rPr>
                  <w:rFonts w:ascii="Calibri" w:cs="Calibri" w:eastAsia="Calibri" w:hAnsi="Calibri"/>
                  <w:rtl w:val="0"/>
                </w:rPr>
                <w:delText xml:space="preserve">20</w:delText>
              </w:r>
            </w:del>
            <w:ins w:id="9046" w:author="Lu (Claude)" w:date="2026-10-21T00:00:00Z">
              <w:r>
                <w:rPr>
                  <w:rFonts w:ascii="Calibri" w:cs="Calibri" w:eastAsia="Calibri" w:hAnsi="Calibri"/>
                  <w:rtl w:val="0"/>
                </w:rPr>
                <w:t xml:space="preserve">34</w:t>
              </w:r>
            </w:ins>
          </w:p>
        </w:tc>
      </w:tr>
      <w:tr>
        <w:trPr>
          <w:cantSplit w:val="0"/>
          <w:trHeight w:val="454" w:hRule="atLeast"/>
          <w:tblHeader w:val="0"/>
        </w:trPr>
        <w:tc>
          <w:tcPr>
            <w:vAlign w:val="center"/>
          </w:tcPr>
          <w:p w:rsidR="00000000" w:rsidDel="00000000" w:rsidP="00000000" w:rsidRDefault="00000000" w:rsidRPr="00000000" w14:paraId="000000FC">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6.1</w:t>
            </w:r>
          </w:p>
        </w:tc>
        <w:tc>
          <w:tcPr>
            <w:vAlign w:val="center"/>
          </w:tcPr>
          <w:p w:rsidR="00000000" w:rsidDel="00000000" w:rsidP="00000000" w:rsidRDefault="00000000" w:rsidRPr="00000000" w14:paraId="000000F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Authentication and role-based authorization</w:t>
            </w:r>
          </w:p>
        </w:tc>
        <w:tc>
          <w:tcPr>
            <w:vAlign w:val="center"/>
          </w:tcPr>
          <w:p w:rsidR="00000000" w:rsidDel="00000000" w:rsidP="00000000" w:rsidRDefault="00000000" w:rsidRPr="00000000" w14:paraId="000000F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Complex</w:t>
            </w:r>
          </w:p>
        </w:tc>
        <w:tc>
          <w:tcPr>
            <w:vAlign w:val="center"/>
          </w:tcPr>
          <w:p w:rsidR="00000000" w:rsidDel="00000000" w:rsidP="00000000" w:rsidRDefault="00000000" w:rsidRPr="00000000" w14:paraId="000000F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rHeight w:val="454" w:hRule="atLeast"/>
          <w:tblHeader w:val="0"/>
        </w:trPr>
        <w:tc>
          <w:tcPr>
            <w:vAlign w:val="center"/>
          </w:tcPr>
          <w:p w:rsidR="00000000" w:rsidDel="00000000" w:rsidP="00000000" w:rsidRDefault="00000000" w:rsidRPr="00000000" w14:paraId="00000100">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6.2</w:t>
            </w:r>
          </w:p>
        </w:tc>
        <w:tc>
          <w:tcPr>
            <w:vAlign w:val="center"/>
          </w:tcPr>
          <w:p w:rsidR="00000000" w:rsidDel="00000000" w:rsidP="00000000" w:rsidRDefault="00000000" w:rsidRPr="00000000" w14:paraId="00000101">
            <w:pPr>
              <w:spacing w:after="160" w:line="259" w:lineRule="auto"/>
              <w:rPr>
                <w:rFonts w:ascii="Calibri" w:cs="Calibri" w:eastAsia="Calibri" w:hAnsi="Calibri"/>
              </w:rPr>
            </w:pPr>
            <w:del w:id="9047" w:author="Lu (Claude)" w:date="2026-10-21T00:00:00Z">
              <w:r>
                <w:rPr>
                  <w:rFonts w:ascii="Calibri" w:cs="Calibri" w:eastAsia="Calibri" w:hAnsi="Calibri"/>
                  <w:rtl w:val="0"/>
                </w:rPr>
                <w:delText xml:space="preserve">Notifications and audit logging</w:delText>
              </w:r>
            </w:del>
            <w:ins w:id="9048" w:author="Lu (Claude)" w:date="2026-10-21T00:00:00Z">
              <w:r>
                <w:rPr>
                  <w:rFonts w:ascii="Calibri" w:cs="Calibri" w:eastAsia="Calibri" w:hAnsi="Calibri"/>
                  <w:rtl w:val="0"/>
                </w:rPr>
                <w:t xml:space="preserve">Real-time notifications and audit logging</w:t>
              </w:r>
            </w:ins>
          </w:p>
        </w:tc>
        <w:tc>
          <w:tcPr>
            <w:vAlign w:val="center"/>
          </w:tcPr>
          <w:p w:rsidR="00000000" w:rsidDel="00000000" w:rsidP="00000000" w:rsidRDefault="00000000" w:rsidRPr="00000000" w14:paraId="0000010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vAlign w:val="center"/>
          </w:tcPr>
          <w:p w:rsidR="00000000" w:rsidDel="00000000" w:rsidP="00000000" w:rsidRDefault="00000000" w:rsidRPr="00000000" w14:paraId="0000010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6</w:t>
            </w:r>
          </w:p>
        </w:tc>
      </w:tr>
      <w:tr>
        <w:trPr>
          <w:cantSplit w:val="0"/>
          <w:trHeight w:val="454" w:hRule="atLeast"/>
          <w:tblHeader w:val="0"/>
        </w:trPr>
        <w:tc>
          <w:tcPr>
            <w:vAlign w:val="center"/>
          </w:tcPr>
          <w:p w:rsidR="00000000" w:rsidDel="00000000" w:rsidP="00000000" w:rsidRDefault="00000000" w:rsidRPr="00000000" w14:paraId="00000104">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6.3</w:t>
            </w:r>
          </w:p>
        </w:tc>
        <w:tc>
          <w:tcPr>
            <w:vAlign w:val="center"/>
          </w:tcPr>
          <w:p w:rsidR="00000000" w:rsidDel="00000000" w:rsidP="00000000" w:rsidRDefault="00000000" w:rsidRPr="00000000" w14:paraId="0000010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Deployment configuration and monitoring</w:t>
            </w:r>
          </w:p>
        </w:tc>
        <w:tc>
          <w:tcPr>
            <w:vAlign w:val="center"/>
          </w:tcPr>
          <w:p w:rsidR="00000000" w:rsidDel="00000000" w:rsidP="00000000" w:rsidRDefault="00000000" w:rsidRPr="00000000" w14:paraId="0000010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vAlign w:val="center"/>
          </w:tcPr>
          <w:p w:rsidR="00000000" w:rsidDel="00000000" w:rsidP="00000000" w:rsidRDefault="00000000" w:rsidRPr="00000000" w14:paraId="0000010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6</w:t>
            </w:r>
          </w:p>
        </w:tc>
      </w:tr>
      <w:tr>
        <w:trPr>
          <w:cantSplit w:val="0"/>
          <w:trHeight w:val="454" w:hRule="atLeast"/>
          <w:tblHeader w:val="0"/>
          <w:ins w:id="9053" w:author="Lu (Claude)" w:date="2026-10-21T00:00:00Z"/>
        </w:trPr>
        <w:tc>
          <w:tcPr>
            <w:vAlign w:val="center"/>
          </w:tcPr>
          <w:p>
            <w:pPr>
              <w:spacing w:after="160" w:line="259" w:lineRule="auto"/>
              <w:jc w:val="center"/>
              <w:rPr>
                <w:rFonts w:ascii="Calibri" w:cs="Calibri" w:eastAsia="Calibri" w:hAnsi="Calibri"/>
              </w:rPr>
            </w:pPr>
            <w:ins w:id="9049" w:author="Lu (Claude)" w:date="2026-10-21T00:00:00Z">
              <w:r>
                <w:rPr>
                  <w:rFonts w:ascii="Calibri" w:cs="Calibri" w:eastAsia="Calibri" w:hAnsi="Calibri"/>
                  <w:rtl w:val="0"/>
                </w:rPr>
                <w:t xml:space="preserve">6.4</w:t>
              </w:r>
            </w:ins>
          </w:p>
        </w:tc>
        <w:tc>
          <w:tcPr>
            <w:vAlign w:val="center"/>
          </w:tcPr>
          <w:p>
            <w:pPr>
              <w:spacing w:after="160" w:line="259" w:lineRule="auto"/>
              <w:rPr>
                <w:rFonts w:ascii="Calibri" w:cs="Calibri" w:eastAsia="Calibri" w:hAnsi="Calibri"/>
              </w:rPr>
            </w:pPr>
            <w:ins w:id="9050" w:author="Lu (Claude)" w:date="2026-10-21T00:00:00Z">
              <w:r>
                <w:rPr>
                  <w:rFonts w:ascii="Calibri" w:cs="Calibri" w:eastAsia="Calibri" w:hAnsi="Calibri"/>
                  <w:rtl w:val="0"/>
                </w:rPr>
                <w:t xml:space="preserve">Administration: roles, approvals and business settings</w:t>
              </w:r>
            </w:ins>
          </w:p>
        </w:tc>
        <w:tc>
          <w:tcPr>
            <w:vAlign w:val="center"/>
          </w:tcPr>
          <w:p>
            <w:pPr>
              <w:spacing w:after="160" w:line="259" w:lineRule="auto"/>
              <w:rPr>
                <w:rFonts w:ascii="Calibri" w:cs="Calibri" w:eastAsia="Calibri" w:hAnsi="Calibri"/>
              </w:rPr>
            </w:pPr>
            <w:ins w:id="9051" w:author="Lu (Claude)" w:date="2026-10-21T00:00:00Z">
              <w:r>
                <w:rPr>
                  <w:rFonts w:ascii="Calibri" w:cs="Calibri" w:eastAsia="Calibri" w:hAnsi="Calibri"/>
                  <w:rtl w:val="0"/>
                </w:rPr>
                <w:t xml:space="preserve">Medium</w:t>
              </w:r>
            </w:ins>
          </w:p>
        </w:tc>
        <w:tc>
          <w:tcPr>
            <w:vAlign w:val="center"/>
          </w:tcPr>
          <w:p>
            <w:pPr>
              <w:spacing w:after="160" w:line="259" w:lineRule="auto"/>
              <w:rPr>
                <w:rFonts w:ascii="Calibri" w:cs="Calibri" w:eastAsia="Calibri" w:hAnsi="Calibri"/>
              </w:rPr>
            </w:pPr>
            <w:ins w:id="9052" w:author="Lu (Claude)" w:date="2026-10-21T00:00:00Z">
              <w:r>
                <w:rPr>
                  <w:rFonts w:ascii="Calibri" w:cs="Calibri" w:eastAsia="Calibri" w:hAnsi="Calibri"/>
                  <w:rtl w:val="0"/>
                </w:rPr>
                <w:t xml:space="preserve">6</w:t>
              </w:r>
            </w:ins>
          </w:p>
        </w:tc>
      </w:tr>
      <w:tr>
        <w:trPr>
          <w:cantSplit w:val="0"/>
          <w:trHeight w:val="454" w:hRule="atLeast"/>
          <w:tblHeader w:val="0"/>
          <w:ins w:id="9058" w:author="Lu (Claude)" w:date="2026-10-21T00:00:00Z"/>
        </w:trPr>
        <w:tc>
          <w:tcPr>
            <w:vAlign w:val="center"/>
          </w:tcPr>
          <w:p>
            <w:pPr>
              <w:spacing w:after="160" w:line="259" w:lineRule="auto"/>
              <w:jc w:val="center"/>
              <w:rPr>
                <w:rFonts w:ascii="Calibri" w:cs="Calibri" w:eastAsia="Calibri" w:hAnsi="Calibri"/>
              </w:rPr>
            </w:pPr>
            <w:ins w:id="9054" w:author="Lu (Claude)" w:date="2026-10-21T00:00:00Z">
              <w:r>
                <w:rPr>
                  <w:rFonts w:ascii="Calibri" w:cs="Calibri" w:eastAsia="Calibri" w:hAnsi="Calibri"/>
                  <w:rtl w:val="0"/>
                </w:rPr>
                <w:t xml:space="preserve">6.5</w:t>
              </w:r>
            </w:ins>
          </w:p>
        </w:tc>
        <w:tc>
          <w:tcPr>
            <w:vAlign w:val="center"/>
          </w:tcPr>
          <w:p>
            <w:pPr>
              <w:spacing w:after="160" w:line="259" w:lineRule="auto"/>
              <w:rPr>
                <w:rFonts w:ascii="Calibri" w:cs="Calibri" w:eastAsia="Calibri" w:hAnsi="Calibri"/>
              </w:rPr>
            </w:pPr>
            <w:ins w:id="9055" w:author="Lu (Claude)" w:date="2026-10-21T00:00:00Z">
              <w:r>
                <w:rPr>
                  <w:rFonts w:ascii="Calibri" w:cs="Calibri" w:eastAsia="Calibri" w:hAnsi="Calibri"/>
                  <w:rtl w:val="0"/>
                </w:rPr>
                <w:t xml:space="preserve">CV Builder, AI job suggestions and contact form</w:t>
              </w:r>
            </w:ins>
          </w:p>
        </w:tc>
        <w:tc>
          <w:tcPr>
            <w:vAlign w:val="center"/>
          </w:tcPr>
          <w:p>
            <w:pPr>
              <w:spacing w:after="160" w:line="259" w:lineRule="auto"/>
              <w:rPr>
                <w:rFonts w:ascii="Calibri" w:cs="Calibri" w:eastAsia="Calibri" w:hAnsi="Calibri"/>
              </w:rPr>
            </w:pPr>
            <w:ins w:id="9056" w:author="Lu (Claude)" w:date="2026-10-21T00:00:00Z">
              <w:r>
                <w:rPr>
                  <w:rFonts w:ascii="Calibri" w:cs="Calibri" w:eastAsia="Calibri" w:hAnsi="Calibri"/>
                  <w:rtl w:val="0"/>
                </w:rPr>
                <w:t xml:space="preserve">Medium</w:t>
              </w:r>
            </w:ins>
          </w:p>
        </w:tc>
        <w:tc>
          <w:tcPr>
            <w:vAlign w:val="center"/>
          </w:tcPr>
          <w:p>
            <w:pPr>
              <w:spacing w:after="160" w:line="259" w:lineRule="auto"/>
              <w:rPr>
                <w:rFonts w:ascii="Calibri" w:cs="Calibri" w:eastAsia="Calibri" w:hAnsi="Calibri"/>
              </w:rPr>
            </w:pPr>
            <w:ins w:id="9057" w:author="Lu (Claude)" w:date="2026-10-21T00:00:00Z">
              <w:r>
                <w:rPr>
                  <w:rFonts w:ascii="Calibri" w:cs="Calibri" w:eastAsia="Calibri" w:hAnsi="Calibri"/>
                  <w:rtl w:val="0"/>
                </w:rPr>
                <w:t xml:space="preserve">8</w:t>
              </w:r>
            </w:ins>
          </w:p>
        </w:tc>
      </w:tr>
      <w:tr>
        <w:trPr>
          <w:cantSplit w:val="0"/>
          <w:trHeight w:val="454" w:hRule="atLeast"/>
          <w:tblHeader w:val="0"/>
        </w:trPr>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08">
            <w:pPr>
              <w:spacing w:line="254" w:lineRule="auto"/>
              <w:ind w:left="33" w:firstLine="0"/>
              <w:jc w:val="righ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Total Estimated Effort (man-days)</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0B">
            <w:pPr>
              <w:spacing w:line="254" w:lineRule="auto"/>
              <w:ind w:left="33" w:firstLine="0"/>
              <w:jc w:val="center"/>
              <w:rPr>
                <w:rFonts w:ascii="Calibri" w:cs="Calibri" w:eastAsia="Calibri" w:hAnsi="Calibri"/>
                <w:b w:val="1"/>
                <w:bCs w:val="1"/>
                <w:i w:val="1"/>
                <w:iCs w:val="1"/>
                <w:sz w:val="22"/>
                <w:szCs w:val="22"/>
              </w:rPr>
            </w:pPr>
            <w:del w:id="9059" w:author="Lu (Claude)" w:date="2026-10-21T00:00:00Z">
              <w:r>
                <w:rPr>
                  <w:rFonts w:ascii="Calibri" w:cs="Calibri" w:eastAsia="Calibri" w:hAnsi="Calibri"/>
                  <w:b w:val="1"/>
                  <w:bCs w:val="1"/>
                  <w:i w:val="1"/>
                  <w:iCs w:val="1"/>
                  <w:sz w:val="22"/>
                  <w:szCs w:val="22"/>
                  <w:rtl w:val="0"/>
                </w:rPr>
                <w:delText xml:space="preserve">270</w:delText>
              </w:r>
            </w:del>
            <w:ins w:id="9060" w:author="Lu (Claude)" w:date="2026-10-21T00:00:00Z">
              <w:r>
                <w:rPr>
                  <w:rFonts w:ascii="Calibri" w:cs="Calibri" w:eastAsia="Calibri" w:hAnsi="Calibri"/>
                  <w:b w:val="1"/>
                  <w:bCs w:val="1"/>
                  <w:i w:val="1"/>
                  <w:iCs w:val="1"/>
                  <w:sz w:val="22"/>
                  <w:szCs w:val="22"/>
                  <w:rtl w:val="0"/>
                </w:rPr>
                <w:t xml:space="preserve">310</w:t>
              </w:r>
            </w:ins>
          </w:p>
        </w:tc>
      </w:tr>
    </w:tbl>
    <w:p w:rsidR="00000000" w:rsidDel="00000000" w:rsidP="00000000" w:rsidRDefault="00000000" w:rsidRPr="00000000" w14:paraId="0000010C">
      <w:pPr>
        <w:pStyle w:val="Heading3"/>
        <w:rPr/>
      </w:pPr>
      <w:bookmarkStart w:colFirst="0" w:colLast="0" w:name="_heading=h.sct8gjzh5b41" w:id="4"/>
      <w:bookmarkEnd w:id="4"/>
      <w:r w:rsidDel="00000000" w:rsidR="00000000" w:rsidRPr="00000000">
        <w:rPr>
          <w:rtl w:val="0"/>
        </w:rPr>
        <w:t xml:space="preserve">1.2 Project Objectives</w:t>
      </w:r>
    </w:p>
    <w:p w:rsidR="00000000" w:rsidDel="00000000" w:rsidP="00000000" w:rsidRDefault="00000000" w:rsidRPr="00000000" w14:paraId="0000010D">
      <w:pPr>
        <w:spacing w:after="80" w:line="240" w:lineRule="auto"/>
        <w:jc w:val="both"/>
        <w:rPr/>
      </w:pPr>
      <w:r w:rsidDel="00000000" w:rsidR="00000000" w:rsidRPr="00000000">
        <w:rPr>
          <w:rtl w:val="0"/>
        </w:rPr>
        <w:t xml:space="preserve">Overall objective: deliver an operational HR Connect web platform within the 15-week SEP490 Capstone period. The platform will support the three recruitment service types Headhunt COD, CV Sourcing and CV Application, maintain traceable candidate submissions, provide AI-assisted matching for human review, track recruitment milestones, and manage affiliate rights and commission records. Final behavior must remain consistent across the approved Blueprint, SRS, design, source code, tests and demonstration.</w:t>
      </w:r>
    </w:p>
    <w:p w:rsidR="00000000" w:rsidDel="00000000" w:rsidP="00000000" w:rsidRDefault="00000000" w:rsidRPr="00000000" w14:paraId="0000010E">
      <w:pPr>
        <w:spacing w:after="80" w:line="240" w:lineRule="auto"/>
        <w:jc w:val="both"/>
        <w:rPr>
          <w:b w:val="1"/>
          <w:bCs w:val="1"/>
          <w:i w:val="1"/>
          <w:iCs w:val="1"/>
        </w:rPr>
      </w:pPr>
      <w:r w:rsidDel="00000000" w:rsidR="00000000" w:rsidRPr="00000000">
        <w:rPr>
          <w:b w:val="1"/>
          <w:bCs w:val="1"/>
          <w:i w:val="1"/>
          <w:iCs w:val="1"/>
          <w:rtl w:val="0"/>
        </w:rPr>
        <w:t xml:space="preserve">Table 3. Project Quality and Testing Targets </w:t>
      </w:r>
      <w:r w:rsidDel="00000000" w:rsidR="00000000" w:rsidRPr="00000000">
        <w:rPr>
          <w:rtl w:val="0"/>
        </w:rPr>
      </w:r>
    </w:p>
    <w:tbl>
      <w:tblPr>
        <w:tblStyle w:val="Table3"/>
        <w:tblW w:w="880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5"/>
        <w:gridCol w:w="1440"/>
        <w:gridCol w:w="1545"/>
        <w:gridCol w:w="1575"/>
        <w:gridCol w:w="1875"/>
        <w:gridCol w:w="1935"/>
        <w:tblGridChange w:id="0">
          <w:tblGrid>
            <w:gridCol w:w="435"/>
            <w:gridCol w:w="1440"/>
            <w:gridCol w:w="1545"/>
            <w:gridCol w:w="1575"/>
            <w:gridCol w:w="1875"/>
            <w:gridCol w:w="1935"/>
          </w:tblGrid>
        </w:tblGridChange>
      </w:tblGrid>
      <w:tr>
        <w:trPr>
          <w:cantSplit w:val="0"/>
          <w:trHeight w:val="454" w:hRule="atLeast"/>
          <w:tblHeader w:val="0"/>
        </w:trPr>
        <w:tc>
          <w:tcPr>
            <w:shd w:fill="ffe8e1" w:val="clear"/>
          </w:tcPr>
          <w:p w:rsidR="00000000" w:rsidDel="00000000" w:rsidP="00000000" w:rsidRDefault="00000000" w:rsidRPr="00000000" w14:paraId="0000010F">
            <w:pPr>
              <w:spacing w:line="254" w:lineRule="auto"/>
              <w:ind w:left="107" w:hanging="10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110">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Testing Stage</w:t>
            </w:r>
          </w:p>
        </w:tc>
        <w:tc>
          <w:tcPr>
            <w:shd w:fill="ffe8e1" w:val="clear"/>
          </w:tcPr>
          <w:p w:rsidR="00000000" w:rsidDel="00000000" w:rsidP="00000000" w:rsidRDefault="00000000" w:rsidRPr="00000000" w14:paraId="00000111">
            <w:pPr>
              <w:spacing w:line="254" w:lineRule="auto"/>
              <w:ind w:firstLine="9"/>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Test Coverage</w:t>
            </w:r>
            <w:r w:rsidDel="00000000" w:rsidR="00000000" w:rsidRPr="00000000">
              <w:rPr>
                <w:rtl w:val="0"/>
              </w:rPr>
            </w:r>
          </w:p>
        </w:tc>
        <w:tc>
          <w:tcPr>
            <w:shd w:fill="ffe8e1" w:val="clear"/>
          </w:tcPr>
          <w:p w:rsidR="00000000" w:rsidDel="00000000" w:rsidP="00000000" w:rsidRDefault="00000000" w:rsidRPr="00000000" w14:paraId="00000112">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Defects</w:t>
            </w:r>
          </w:p>
        </w:tc>
        <w:tc>
          <w:tcPr>
            <w:shd w:fill="ffe8e1" w:val="clear"/>
          </w:tcPr>
          <w:p w:rsidR="00000000" w:rsidDel="00000000" w:rsidP="00000000" w:rsidRDefault="00000000" w:rsidRPr="00000000" w14:paraId="00000113">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of Defect</w:t>
            </w:r>
          </w:p>
        </w:tc>
        <w:tc>
          <w:tcPr>
            <w:shd w:fill="ffe8e1" w:val="clear"/>
          </w:tcPr>
          <w:p w:rsidR="00000000" w:rsidDel="00000000" w:rsidP="00000000" w:rsidRDefault="00000000" w:rsidRPr="00000000" w14:paraId="00000114">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rHeight w:val="454" w:hRule="atLeast"/>
          <w:tblHeader w:val="0"/>
        </w:trPr>
        <w:tc>
          <w:tcPr>
            <w:vAlign w:val="center"/>
          </w:tcPr>
          <w:p w:rsidR="00000000" w:rsidDel="00000000" w:rsidP="00000000" w:rsidRDefault="00000000" w:rsidRPr="00000000" w14:paraId="0000011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vAlign w:val="center"/>
          </w:tcPr>
          <w:p w:rsidR="00000000" w:rsidDel="00000000" w:rsidP="00000000" w:rsidRDefault="00000000" w:rsidRPr="00000000" w14:paraId="000001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Reviewing</w:t>
            </w:r>
          </w:p>
        </w:tc>
        <w:tc>
          <w:tcPr>
            <w:vAlign w:val="center"/>
          </w:tcPr>
          <w:p w:rsidR="00000000" w:rsidDel="00000000" w:rsidP="00000000" w:rsidRDefault="00000000" w:rsidRPr="00000000" w14:paraId="000001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 baseline documents and pull requests reviewed</w:t>
            </w:r>
          </w:p>
        </w:tc>
        <w:tc>
          <w:tcPr>
            <w:vAlign w:val="center"/>
          </w:tcPr>
          <w:p w:rsidR="00000000" w:rsidDel="00000000" w:rsidP="00000000" w:rsidRDefault="00000000" w:rsidRPr="00000000" w14:paraId="000001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 recorded weekly</w:t>
            </w:r>
          </w:p>
        </w:tc>
        <w:tc>
          <w:tcPr>
            <w:vAlign w:val="center"/>
          </w:tcPr>
          <w:p w:rsidR="00000000" w:rsidDel="00000000" w:rsidP="00000000" w:rsidRDefault="00000000" w:rsidRPr="00000000" w14:paraId="000001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 recorded</w:t>
            </w:r>
          </w:p>
        </w:tc>
        <w:tc>
          <w:tcPr>
            <w:vAlign w:val="center"/>
          </w:tcPr>
          <w:p w:rsidR="00000000" w:rsidDel="00000000" w:rsidP="00000000" w:rsidRDefault="00000000" w:rsidRPr="00000000" w14:paraId="000001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Resolve review comments before baseline. </w:t>
            </w:r>
          </w:p>
        </w:tc>
      </w:tr>
      <w:tr>
        <w:trPr>
          <w:cantSplit w:val="0"/>
          <w:trHeight w:val="454" w:hRule="atLeast"/>
          <w:tblHeader w:val="0"/>
        </w:trPr>
        <w:tc>
          <w:tcPr>
            <w:vAlign w:val="center"/>
          </w:tcPr>
          <w:p w:rsidR="00000000" w:rsidDel="00000000" w:rsidP="00000000" w:rsidRDefault="00000000" w:rsidRPr="00000000" w14:paraId="0000011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vAlign w:val="center"/>
          </w:tcPr>
          <w:p w:rsidR="00000000" w:rsidDel="00000000" w:rsidP="00000000" w:rsidRDefault="00000000" w:rsidRPr="00000000" w14:paraId="000001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w:t>
            </w:r>
          </w:p>
        </w:tc>
        <w:tc>
          <w:tcPr>
            <w:vAlign w:val="center"/>
          </w:tcPr>
          <w:p w:rsidR="00000000" w:rsidDel="00000000" w:rsidP="00000000" w:rsidRDefault="00000000" w:rsidRPr="00000000" w14:paraId="000001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least 70% of agreed backend business logic</w:t>
            </w:r>
          </w:p>
        </w:tc>
        <w:tc>
          <w:tcPr>
            <w:vAlign w:val="center"/>
          </w:tcPr>
          <w:p w:rsidR="00000000" w:rsidDel="00000000" w:rsidP="00000000" w:rsidRDefault="00000000" w:rsidRPr="00000000" w14:paraId="000001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 from CI</w:t>
            </w:r>
          </w:p>
        </w:tc>
        <w:tc>
          <w:tcPr>
            <w:vAlign w:val="center"/>
          </w:tcPr>
          <w:p w:rsidR="00000000" w:rsidDel="00000000" w:rsidP="00000000" w:rsidRDefault="00000000" w:rsidRPr="00000000" w14:paraId="000001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By stage</w:t>
            </w:r>
          </w:p>
        </w:tc>
        <w:tc>
          <w:tcPr>
            <w:vAlign w:val="center"/>
          </w:tcPr>
          <w:p w:rsidR="00000000" w:rsidDel="00000000" w:rsidP="00000000" w:rsidRDefault="00000000" w:rsidRPr="00000000" w14:paraId="00000120">
            <w:pPr>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Focus on validation, states, attribution and commission logic.</w:t>
            </w:r>
            <w:r w:rsidDel="00000000" w:rsidR="00000000" w:rsidRPr="00000000">
              <w:rPr>
                <w:rFonts w:ascii="Calibri" w:cs="Calibri" w:eastAsia="Calibri" w:hAnsi="Calibri"/>
                <w:sz w:val="22"/>
                <w:szCs w:val="22"/>
                <w:rtl w:val="0"/>
              </w:rPr>
              <w:t xml:space="preserve"> </w:t>
            </w:r>
          </w:p>
        </w:tc>
      </w:tr>
      <w:tr>
        <w:trPr>
          <w:cantSplit w:val="0"/>
          <w:trHeight w:val="454" w:hRule="atLeast"/>
          <w:tblHeader w:val="0"/>
        </w:trPr>
        <w:tc>
          <w:tcPr>
            <w:vAlign w:val="center"/>
          </w:tcPr>
          <w:p w:rsidR="00000000" w:rsidDel="00000000" w:rsidP="00000000" w:rsidRDefault="00000000" w:rsidRPr="00000000" w14:paraId="0000012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vAlign w:val="center"/>
          </w:tcPr>
          <w:p w:rsidR="00000000" w:rsidDel="00000000" w:rsidP="00000000" w:rsidRDefault="00000000" w:rsidRPr="00000000" w14:paraId="000001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w:t>
            </w:r>
          </w:p>
        </w:tc>
        <w:tc>
          <w:tcPr>
            <w:vAlign w:val="center"/>
          </w:tcPr>
          <w:p w:rsidR="00000000" w:rsidDel="00000000" w:rsidP="00000000" w:rsidRDefault="00000000" w:rsidRPr="00000000" w14:paraId="000001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 critical API, database and AI integration scenarios</w:t>
            </w:r>
          </w:p>
        </w:tc>
        <w:tc>
          <w:tcPr>
            <w:vAlign w:val="center"/>
          </w:tcPr>
          <w:p w:rsidR="00000000" w:rsidDel="00000000" w:rsidP="00000000" w:rsidRDefault="00000000" w:rsidRPr="00000000" w14:paraId="000001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 from tracker</w:t>
            </w:r>
          </w:p>
        </w:tc>
        <w:tc>
          <w:tcPr>
            <w:vAlign w:val="center"/>
          </w:tcPr>
          <w:p w:rsidR="00000000" w:rsidDel="00000000" w:rsidP="00000000" w:rsidRDefault="00000000" w:rsidRPr="00000000" w14:paraId="000001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By stage</w:t>
            </w:r>
          </w:p>
        </w:tc>
        <w:tc>
          <w:tcPr>
            <w:vAlign w:val="center"/>
          </w:tcPr>
          <w:p w:rsidR="00000000" w:rsidDel="00000000" w:rsidP="00000000" w:rsidRDefault="00000000" w:rsidRPr="00000000" w14:paraId="000001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Include authorization, failure and retry scenarios. </w:t>
            </w:r>
          </w:p>
        </w:tc>
      </w:tr>
      <w:tr>
        <w:trPr>
          <w:cantSplit w:val="0"/>
          <w:trHeight w:val="454" w:hRule="atLeast"/>
          <w:tblHeader w:val="0"/>
        </w:trPr>
        <w:tc>
          <w:tcPr>
            <w:tcBorders>
              <w:bottom w:color="000000" w:space="0" w:sz="4" w:val="single"/>
            </w:tcBorders>
            <w:vAlign w:val="center"/>
          </w:tcPr>
          <w:p w:rsidR="00000000" w:rsidDel="00000000" w:rsidP="00000000" w:rsidRDefault="00000000" w:rsidRPr="00000000" w14:paraId="0000012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bottom w:color="000000" w:space="0" w:sz="4" w:val="single"/>
            </w:tcBorders>
            <w:vAlign w:val="center"/>
          </w:tcPr>
          <w:p w:rsidR="00000000" w:rsidDel="00000000" w:rsidP="00000000" w:rsidRDefault="00000000" w:rsidRPr="00000000" w14:paraId="000001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w:t>
            </w:r>
          </w:p>
        </w:tc>
        <w:tc>
          <w:tcPr>
            <w:tcBorders>
              <w:bottom w:color="000000" w:space="0" w:sz="4" w:val="single"/>
            </w:tcBorders>
            <w:vAlign w:val="center"/>
          </w:tcPr>
          <w:p w:rsidR="00000000" w:rsidDel="00000000" w:rsidP="00000000" w:rsidRDefault="00000000" w:rsidRPr="00000000" w14:paraId="000001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 planned critical main-flow and exception scenarios</w:t>
            </w:r>
          </w:p>
        </w:tc>
        <w:tc>
          <w:tcPr>
            <w:tcBorders>
              <w:bottom w:color="000000" w:space="0" w:sz="4" w:val="single"/>
            </w:tcBorders>
            <w:vAlign w:val="center"/>
          </w:tcPr>
          <w:p w:rsidR="00000000" w:rsidDel="00000000" w:rsidP="00000000" w:rsidRDefault="00000000" w:rsidRPr="00000000" w14:paraId="000001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 from test report</w:t>
            </w:r>
          </w:p>
        </w:tc>
        <w:tc>
          <w:tcPr>
            <w:tcBorders>
              <w:bottom w:color="000000" w:space="0" w:sz="4" w:val="single"/>
            </w:tcBorders>
            <w:vAlign w:val="center"/>
          </w:tcPr>
          <w:p w:rsidR="00000000" w:rsidDel="00000000" w:rsidP="00000000" w:rsidRDefault="00000000" w:rsidRPr="00000000" w14:paraId="000001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By stage</w:t>
            </w:r>
          </w:p>
        </w:tc>
        <w:tc>
          <w:tcPr>
            <w:tcBorders>
              <w:bottom w:color="000000" w:space="0" w:sz="4" w:val="single"/>
            </w:tcBorders>
            <w:vAlign w:val="center"/>
          </w:tcPr>
          <w:p w:rsidR="00000000" w:rsidDel="00000000" w:rsidP="00000000" w:rsidRDefault="00000000" w:rsidRPr="00000000" w14:paraId="0000012C">
            <w:pPr>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No open blocker or critical defect before release.</w:t>
            </w:r>
            <w:r w:rsidDel="00000000" w:rsidR="00000000" w:rsidRPr="00000000">
              <w:rPr>
                <w:rFonts w:ascii="Calibri" w:cs="Calibri" w:eastAsia="Calibri" w:hAnsi="Calibri"/>
                <w:sz w:val="22"/>
                <w:szCs w:val="22"/>
                <w:rtl w:val="0"/>
              </w:rPr>
              <w:t xml:space="preserve"> .</w:t>
            </w:r>
          </w:p>
        </w:tc>
      </w:tr>
      <w:tr>
        <w:trPr>
          <w:cantSplit w:val="0"/>
          <w:trHeight w:val="454" w:hRule="atLeast"/>
          <w:tblHeader w:val="0"/>
        </w:trPr>
        <w:tc>
          <w:tcPr>
            <w:tcBorders>
              <w:bottom w:color="000000" w:space="0" w:sz="4" w:val="single"/>
            </w:tcBorders>
            <w:vAlign w:val="center"/>
          </w:tcPr>
          <w:p w:rsidR="00000000" w:rsidDel="00000000" w:rsidP="00000000" w:rsidRDefault="00000000" w:rsidRPr="00000000" w14:paraId="0000012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vAlign w:val="center"/>
          </w:tcPr>
          <w:p w:rsidR="00000000" w:rsidDel="00000000" w:rsidP="00000000" w:rsidRDefault="00000000" w:rsidRPr="00000000" w14:paraId="000001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Acceptance Test</w:t>
            </w:r>
          </w:p>
        </w:tc>
        <w:tc>
          <w:tcPr>
            <w:tcBorders>
              <w:bottom w:color="000000" w:space="0" w:sz="4" w:val="single"/>
            </w:tcBorders>
            <w:vAlign w:val="center"/>
          </w:tcPr>
          <w:p w:rsidR="00000000" w:rsidDel="00000000" w:rsidP="00000000" w:rsidRDefault="00000000" w:rsidRPr="00000000" w14:paraId="000001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 of the five approved main flows demonstrated</w:t>
            </w:r>
          </w:p>
        </w:tc>
        <w:tc>
          <w:tcPr>
            <w:tcBorders>
              <w:bottom w:color="000000" w:space="0" w:sz="4" w:val="single"/>
            </w:tcBorders>
            <w:vAlign w:val="center"/>
          </w:tcPr>
          <w:p w:rsidR="00000000" w:rsidDel="00000000" w:rsidP="00000000" w:rsidRDefault="00000000" w:rsidRPr="00000000" w14:paraId="000001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 from UAT</w:t>
            </w:r>
          </w:p>
        </w:tc>
        <w:tc>
          <w:tcPr>
            <w:tcBorders>
              <w:bottom w:color="000000" w:space="0" w:sz="4" w:val="single"/>
            </w:tcBorders>
            <w:vAlign w:val="center"/>
          </w:tcPr>
          <w:p w:rsidR="00000000" w:rsidDel="00000000" w:rsidP="00000000" w:rsidRDefault="00000000" w:rsidRPr="00000000" w14:paraId="000001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By stage</w:t>
            </w:r>
          </w:p>
        </w:tc>
        <w:tc>
          <w:tcPr>
            <w:tcBorders>
              <w:bottom w:color="000000" w:space="0" w:sz="4" w:val="single"/>
            </w:tcBorders>
            <w:vAlign w:val="center"/>
          </w:tcPr>
          <w:p w:rsidR="00000000" w:rsidDel="00000000" w:rsidP="00000000" w:rsidRDefault="00000000" w:rsidRPr="00000000" w14:paraId="000001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Evidence must match SRS, design and deployed behavior. </w:t>
            </w:r>
          </w:p>
        </w:tc>
      </w:tr>
    </w:tbl>
    <w:p w:rsidR="00000000" w:rsidDel="00000000" w:rsidP="00000000" w:rsidRDefault="00000000" w:rsidRPr="00000000" w14:paraId="00000133">
      <w:pPr>
        <w:rPr>
          <w:color w:val="0000ff"/>
        </w:rPr>
      </w:pPr>
      <w:r w:rsidDel="00000000" w:rsidR="00000000" w:rsidRPr="00000000">
        <w:rPr>
          <w:rtl w:val="0"/>
        </w:rPr>
      </w:r>
    </w:p>
    <w:p w:rsidR="00000000" w:rsidDel="00000000" w:rsidP="00000000" w:rsidRDefault="00000000" w:rsidRPr="00000000" w14:paraId="00000134">
      <w:pPr>
        <w:spacing w:after="80" w:lineRule="auto"/>
        <w:rPr>
          <w:i w:val="1"/>
          <w:iCs w:val="1"/>
          <w:color w:val="0000ff"/>
        </w:rPr>
      </w:pPr>
      <w:r w:rsidDel="00000000" w:rsidR="00000000" w:rsidRPr="00000000">
        <w:rPr>
          <w:rtl w:val="0"/>
        </w:rPr>
        <w:t xml:space="preserve">- All five approved main flows have end-to-end acceptance scenarios and traceability to design, code and test evidence.</w:t>
        <w:br w:type="textWrapping"/>
        <w:t xml:space="preserve">- 100% of critical and high-severity defects are closed before the final submission; no unresolved blocker remains.</w:t>
        <w:br w:type="textWrapping"/>
        <w:t xml:space="preserve">- At least 70% unit-test coverage for backend business-logic components, measured on the agreed testable scope.</w:t>
        <w:br w:type="textWrapping"/>
        <w:t xml:space="preserve">- Authorization, duplicate marking, status transition and commission rules are covered by integration or system tests.</w:t>
        <w:br w:type="textWrapping"/>
        <w:t xml:space="preserve">- AI results are treated as decision support; shortlist, reject, interview and offer decisions require an authorized human actor.</w:t>
      </w:r>
      <w:r w:rsidDel="00000000" w:rsidR="00000000" w:rsidRPr="00000000">
        <w:rPr>
          <w:rtl w:val="0"/>
        </w:rPr>
      </w:r>
    </w:p>
    <w:p w:rsidR="00000000" w:rsidDel="00000000" w:rsidP="00000000" w:rsidRDefault="00000000" w:rsidRPr="00000000" w14:paraId="00000135">
      <w:pPr>
        <w:spacing w:after="80" w:lineRule="auto"/>
        <w:rPr>
          <w:i w:val="1"/>
          <w:iCs w:val="1"/>
          <w:color w:val="0000ff"/>
        </w:rPr>
      </w:pPr>
      <w:r w:rsidDel="00000000" w:rsidR="00000000" w:rsidRPr="00000000">
        <w:rPr>
          <w:rtl w:val="0"/>
        </w:rPr>
        <w:t xml:space="preserve">- Milestone timeliness: at least 90% of committed weekly deliverables completed by the planned checkpoint; all mandatory Review and Council packages submitted by the school deadline.</w:t>
      </w:r>
      <w:r w:rsidDel="00000000" w:rsidR="00000000" w:rsidRPr="00000000">
        <w:rPr>
          <w:rtl w:val="0"/>
        </w:rPr>
      </w:r>
    </w:p>
    <w:p w:rsidR="00000000" w:rsidDel="00000000" w:rsidP="00000000" w:rsidRDefault="00000000" w:rsidRPr="00000000" w14:paraId="00000136">
      <w:pPr>
        <w:spacing w:after="80" w:lineRule="auto"/>
        <w:rPr>
          <w:i w:val="1"/>
          <w:iCs w:val="1"/>
          <w:color w:val="0000ff"/>
        </w:rPr>
      </w:pPr>
      <w:r w:rsidDel="00000000" w:rsidR="00000000" w:rsidRPr="00000000">
        <w:rPr>
          <w:rtl w:val="0"/>
        </w:rPr>
        <w:t xml:space="preserve">- Allocated effort: 375 man-days, based on 5 members x 15 weeks x 5 working days. Baseline distribution: Project Management 40; Requirements 45; Design 55; Implementation 170; Testing and Quality Assurance 65 man-days.</w:t>
      </w:r>
      <w:r w:rsidDel="00000000" w:rsidR="00000000" w:rsidRPr="00000000">
        <w:rPr>
          <w:rtl w:val="0"/>
        </w:rPr>
      </w:r>
    </w:p>
    <w:p w:rsidR="00000000" w:rsidDel="00000000" w:rsidP="00000000" w:rsidRDefault="00000000" w:rsidRPr="00000000" w14:paraId="00000137">
      <w:pPr>
        <w:spacing w:after="80" w:lineRule="auto"/>
        <w:rPr>
          <w:color w:val="0000ff"/>
        </w:rPr>
      </w:pPr>
      <w:r w:rsidDel="00000000" w:rsidR="00000000" w:rsidRPr="00000000">
        <w:rPr>
          <w:rtl w:val="0"/>
        </w:rPr>
        <w:t xml:space="preserve">- </w:t>
      </w:r>
      <w:r w:rsidDel="00000000" w:rsidR="00000000" w:rsidRPr="00000000">
        <w:rPr>
          <w:rtl w:val="0"/>
        </w:rPr>
        <w:t xml:space="preserve">Cost baseline: the project uses student effort and free or education-tier tools. Any paid cloud, AI API or external service must be approved by the team and recorded as a project cost before use.</w:t>
      </w:r>
      <w:r w:rsidDel="00000000" w:rsidR="00000000" w:rsidRPr="00000000">
        <w:rPr>
          <w:rtl w:val="0"/>
        </w:rPr>
      </w:r>
    </w:p>
    <w:p w:rsidR="00000000" w:rsidDel="00000000" w:rsidP="00000000" w:rsidRDefault="00000000" w:rsidRPr="00000000" w14:paraId="00000138">
      <w:pPr>
        <w:pStyle w:val="Heading3"/>
        <w:rPr/>
      </w:pPr>
      <w:bookmarkStart w:colFirst="0" w:colLast="0" w:name="_heading=h.gw86ituca9yz" w:id="5"/>
      <w:bookmarkEnd w:id="5"/>
      <w:r w:rsidDel="00000000" w:rsidR="00000000" w:rsidRPr="00000000">
        <w:rPr>
          <w:rtl w:val="0"/>
        </w:rPr>
        <w:t xml:space="preserve">1.3 Project Risks</w:t>
      </w:r>
    </w:p>
    <w:p w:rsidR="00000000" w:rsidDel="00000000" w:rsidP="00000000" w:rsidRDefault="00000000" w:rsidRPr="00000000" w14:paraId="00000139">
      <w:pPr>
        <w:spacing w:after="80" w:lineRule="auto"/>
        <w:rPr/>
      </w:pPr>
      <w:r w:rsidDel="00000000" w:rsidR="00000000" w:rsidRPr="00000000">
        <w:rPr>
          <w:rtl w:val="0"/>
        </w:rPr>
        <w:t xml:space="preserve">The team reviews the following risks every week. Probability and impact use Low, Medium and High. A risk becomes an issue when it occurs and must then have an owner, action and target date in the weekly tracker.</w:t>
      </w:r>
    </w:p>
    <w:p w:rsidR="00000000" w:rsidDel="00000000" w:rsidP="00000000" w:rsidRDefault="00000000" w:rsidRPr="00000000" w14:paraId="0000013A">
      <w:pPr>
        <w:spacing w:after="80" w:lineRule="auto"/>
        <w:rPr>
          <w:b w:val="1"/>
          <w:bCs w:val="1"/>
          <w:i w:val="1"/>
          <w:iCs w:val="1"/>
        </w:rPr>
      </w:pPr>
      <w:r w:rsidDel="00000000" w:rsidR="00000000" w:rsidRPr="00000000">
        <w:rPr>
          <w:b w:val="1"/>
          <w:bCs w:val="1"/>
          <w:i w:val="1"/>
          <w:iCs w:val="1"/>
          <w:rtl w:val="0"/>
        </w:rPr>
        <w:t xml:space="preserve">Table 4. Project Risk Management Plan </w:t>
      </w:r>
      <w:r w:rsidDel="00000000" w:rsidR="00000000" w:rsidRPr="00000000">
        <w:rPr>
          <w:rtl w:val="0"/>
        </w:rPr>
      </w:r>
    </w:p>
    <w:tbl>
      <w:tblPr>
        <w:tblStyle w:val="Table4"/>
        <w:tblW w:w="86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20"/>
        <w:gridCol w:w="1980"/>
        <w:gridCol w:w="975"/>
        <w:gridCol w:w="1305"/>
        <w:gridCol w:w="3960"/>
        <w:tblGridChange w:id="0">
          <w:tblGrid>
            <w:gridCol w:w="420"/>
            <w:gridCol w:w="1980"/>
            <w:gridCol w:w="975"/>
            <w:gridCol w:w="1305"/>
            <w:gridCol w:w="3960"/>
          </w:tblGrid>
        </w:tblGridChange>
      </w:tblGrid>
      <w:tr>
        <w:trPr>
          <w:cantSplit w:val="0"/>
          <w:trHeight w:val="454" w:hRule="atLeast"/>
          <w:tblHeader w:val="0"/>
        </w:trPr>
        <w:tc>
          <w:tcPr>
            <w:shd w:fill="ffe8e1" w:val="clear"/>
          </w:tcPr>
          <w:p w:rsidR="00000000" w:rsidDel="00000000" w:rsidP="00000000" w:rsidRDefault="00000000" w:rsidRPr="00000000" w14:paraId="0000013B">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13C">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Risk Description</w:t>
            </w:r>
          </w:p>
        </w:tc>
        <w:tc>
          <w:tcPr>
            <w:shd w:fill="ffe8e1" w:val="clear"/>
          </w:tcPr>
          <w:p w:rsidR="00000000" w:rsidDel="00000000" w:rsidP="00000000" w:rsidRDefault="00000000" w:rsidRPr="00000000" w14:paraId="0000013D">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Impact</w:t>
            </w:r>
          </w:p>
        </w:tc>
        <w:tc>
          <w:tcPr>
            <w:shd w:fill="ffe8e1" w:val="clear"/>
          </w:tcPr>
          <w:p w:rsidR="00000000" w:rsidDel="00000000" w:rsidP="00000000" w:rsidRDefault="00000000" w:rsidRPr="00000000" w14:paraId="0000013E">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Possibility</w:t>
            </w:r>
          </w:p>
        </w:tc>
        <w:tc>
          <w:tcPr>
            <w:shd w:fill="ffe8e1" w:val="clear"/>
          </w:tcPr>
          <w:p w:rsidR="00000000" w:rsidDel="00000000" w:rsidP="00000000" w:rsidRDefault="00000000" w:rsidRPr="00000000" w14:paraId="0000013F">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Response Plans</w:t>
            </w:r>
          </w:p>
        </w:tc>
      </w:tr>
      <w:tr>
        <w:trPr>
          <w:cantSplit w:val="0"/>
          <w:trHeight w:val="807.421875" w:hRule="atLeast"/>
          <w:tblHeader w:val="0"/>
        </w:trPr>
        <w:tc>
          <w:tcPr>
            <w:vAlign w:val="center"/>
          </w:tcPr>
          <w:p w:rsidR="00000000" w:rsidDel="00000000" w:rsidP="00000000" w:rsidRDefault="00000000" w:rsidRPr="00000000" w14:paraId="000001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vAlign w:val="center"/>
          </w:tcPr>
          <w:p w:rsidR="00000000" w:rsidDel="00000000" w:rsidP="00000000" w:rsidRDefault="00000000" w:rsidRPr="00000000" w14:paraId="000001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Unconfirmed business rules for the three service types, attribution, commission or payout cause rework.</w:t>
            </w:r>
          </w:p>
        </w:tc>
        <w:tc>
          <w:tcPr>
            <w:vAlign w:val="center"/>
          </w:tcPr>
          <w:p w:rsidR="00000000" w:rsidDel="00000000" w:rsidP="00000000" w:rsidRDefault="00000000" w:rsidRPr="00000000" w14:paraId="000001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vAlign w:val="center"/>
          </w:tcPr>
          <w:p w:rsidR="00000000" w:rsidDel="00000000" w:rsidP="00000000" w:rsidRDefault="00000000" w:rsidRPr="00000000" w14:paraId="000001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vAlign w:val="center"/>
          </w:tcPr>
          <w:p w:rsidR="00000000" w:rsidDel="00000000" w:rsidP="00000000" w:rsidRDefault="00000000" w:rsidRPr="00000000" w14:paraId="000001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Maintain a Decision Log; mark unresolved rules as TBD; obtain supervisor confirmation before implementation.</w:t>
            </w:r>
          </w:p>
        </w:tc>
      </w:tr>
      <w:tr>
        <w:trPr>
          <w:cantSplit w:val="0"/>
          <w:trHeight w:val="454" w:hRule="atLeast"/>
          <w:tblHeader w:val="0"/>
        </w:trPr>
        <w:tc>
          <w:tcPr>
            <w:vAlign w:val="center"/>
          </w:tcPr>
          <w:p w:rsidR="00000000" w:rsidDel="00000000" w:rsidP="00000000" w:rsidRDefault="00000000" w:rsidRPr="00000000" w14:paraId="0000014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vAlign w:val="center"/>
          </w:tcPr>
          <w:p w:rsidR="00000000" w:rsidDel="00000000" w:rsidP="00000000" w:rsidRDefault="00000000" w:rsidRPr="00000000" w14:paraId="000001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Scope exceeds the 15-week capacity of five members.</w:t>
            </w:r>
          </w:p>
        </w:tc>
        <w:tc>
          <w:tcPr>
            <w:vAlign w:val="center"/>
          </w:tcPr>
          <w:p w:rsidR="00000000" w:rsidDel="00000000" w:rsidP="00000000" w:rsidRDefault="00000000" w:rsidRPr="00000000" w14:paraId="000001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vAlign w:val="center"/>
          </w:tcPr>
          <w:p w:rsidR="00000000" w:rsidDel="00000000" w:rsidP="00000000" w:rsidRDefault="00000000" w:rsidRPr="00000000" w14:paraId="000001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vAlign w:val="center"/>
          </w:tcPr>
          <w:p w:rsidR="00000000" w:rsidDel="00000000" w:rsidP="00000000" w:rsidRDefault="00000000" w:rsidRPr="00000000" w14:paraId="000001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Prioritize the five approved main flows; apply change control; move optional analytics, integrations and advanced AI to future scope.</w:t>
            </w:r>
          </w:p>
        </w:tc>
      </w:tr>
      <w:tr>
        <w:trPr>
          <w:cantSplit w:val="0"/>
          <w:trHeight w:val="454" w:hRule="atLeast"/>
          <w:tblHeader w:val="0"/>
        </w:trPr>
        <w:tc>
          <w:tcPr>
            <w:vAlign w:val="center"/>
          </w:tcPr>
          <w:p w:rsidR="00000000" w:rsidDel="00000000" w:rsidP="00000000" w:rsidRDefault="00000000" w:rsidRPr="00000000" w14:paraId="0000014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vAlign w:val="center"/>
          </w:tcPr>
          <w:p w:rsidR="00000000" w:rsidDel="00000000" w:rsidP="00000000" w:rsidRDefault="00000000" w:rsidRPr="00000000" w14:paraId="000001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Duplicate and master-candidate behavior is implemented inconsistently across UI, API and database.</w:t>
            </w:r>
          </w:p>
        </w:tc>
        <w:tc>
          <w:tcPr>
            <w:vAlign w:val="center"/>
          </w:tcPr>
          <w:p w:rsidR="00000000" w:rsidDel="00000000" w:rsidP="00000000" w:rsidRDefault="00000000" w:rsidRPr="00000000" w14:paraId="000001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vAlign w:val="center"/>
          </w:tcPr>
          <w:p w:rsidR="00000000" w:rsidDel="00000000" w:rsidP="00000000" w:rsidRDefault="00000000" w:rsidRPr="00000000" w14:paraId="000001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vAlign w:val="center"/>
          </w:tcPr>
          <w:p w:rsidR="00000000" w:rsidDel="00000000" w:rsidP="00000000" w:rsidRDefault="00000000" w:rsidRPr="00000000" w14:paraId="000001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 one canonical rule set in SRS; add API validation and integration tests; review with traceability.</w:t>
            </w:r>
          </w:p>
        </w:tc>
      </w:tr>
      <w:tr>
        <w:trPr>
          <w:cantSplit w:val="0"/>
          <w:trHeight w:val="454" w:hRule="atLeast"/>
          <w:tblHeader w:val="0"/>
        </w:trPr>
        <w:tc>
          <w:tcPr>
            <w:vAlign w:val="center"/>
          </w:tcPr>
          <w:p w:rsidR="00000000" w:rsidDel="00000000" w:rsidP="00000000" w:rsidRDefault="00000000" w:rsidRPr="00000000" w14:paraId="0000014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vAlign w:val="center"/>
          </w:tcPr>
          <w:p w:rsidR="00000000" w:rsidDel="00000000" w:rsidP="00000000" w:rsidRDefault="00000000" w:rsidRPr="00000000" w14:paraId="000001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 output is unreliable, unavailable or too costly.</w:t>
            </w:r>
          </w:p>
        </w:tc>
        <w:tc>
          <w:tcPr>
            <w:vAlign w:val="center"/>
          </w:tcPr>
          <w:p w:rsidR="00000000" w:rsidDel="00000000" w:rsidP="00000000" w:rsidRDefault="00000000" w:rsidRPr="00000000" w14:paraId="000001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vAlign w:val="center"/>
          </w:tcPr>
          <w:p w:rsidR="00000000" w:rsidDel="00000000" w:rsidP="00000000" w:rsidRDefault="00000000" w:rsidRPr="00000000" w14:paraId="000001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vAlign w:val="center"/>
          </w:tcPr>
          <w:p w:rsidR="00000000" w:rsidDel="00000000" w:rsidP="00000000" w:rsidRDefault="00000000" w:rsidRPr="00000000" w14:paraId="000001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Keep human review mandatory; implement timeout/retry and a manual fallback; monitor usage and store result metadata.</w:t>
            </w:r>
          </w:p>
        </w:tc>
      </w:tr>
      <w:tr>
        <w:trPr>
          <w:cantSplit w:val="0"/>
          <w:trHeight w:val="454" w:hRule="atLeast"/>
          <w:tblHeader w:val="0"/>
        </w:trPr>
        <w:tc>
          <w:tcPr>
            <w:vAlign w:val="center"/>
          </w:tcPr>
          <w:p w:rsidR="00000000" w:rsidDel="00000000" w:rsidP="00000000" w:rsidRDefault="00000000" w:rsidRPr="00000000" w14:paraId="0000015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vAlign w:val="center"/>
          </w:tcPr>
          <w:p w:rsidR="00000000" w:rsidDel="00000000" w:rsidP="00000000" w:rsidRDefault="00000000" w:rsidRPr="00000000" w14:paraId="000001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Personal candidate data is exposed to unauthorized users.</w:t>
            </w:r>
          </w:p>
        </w:tc>
        <w:tc>
          <w:tcPr>
            <w:vAlign w:val="center"/>
          </w:tcPr>
          <w:p w:rsidR="00000000" w:rsidDel="00000000" w:rsidP="00000000" w:rsidRDefault="00000000" w:rsidRPr="00000000" w14:paraId="000001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vAlign w:val="center"/>
          </w:tcPr>
          <w:p w:rsidR="00000000" w:rsidDel="00000000" w:rsidP="00000000" w:rsidRDefault="00000000" w:rsidRPr="00000000" w14:paraId="000001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vAlign w:val="center"/>
          </w:tcPr>
          <w:p w:rsidR="00000000" w:rsidDel="00000000" w:rsidP="00000000" w:rsidRDefault="00000000" w:rsidRPr="00000000" w14:paraId="000001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Apply least privilege, masking where required, audit logs, secure file access and authorization tests.</w:t>
            </w:r>
          </w:p>
        </w:tc>
      </w:tr>
      <w:tr>
        <w:trPr>
          <w:cantSplit w:val="0"/>
          <w:trHeight w:val="454" w:hRule="atLeast"/>
          <w:tblHeader w:val="0"/>
        </w:trPr>
        <w:tc>
          <w:tcPr>
            <w:vAlign w:val="center"/>
          </w:tcPr>
          <w:p w:rsidR="00000000" w:rsidDel="00000000" w:rsidP="00000000" w:rsidRDefault="00000000" w:rsidRPr="00000000" w14:paraId="0000015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vAlign w:val="center"/>
          </w:tcPr>
          <w:p w:rsidR="00000000" w:rsidDel="00000000" w:rsidP="00000000" w:rsidRDefault="00000000" w:rsidRPr="00000000" w14:paraId="000001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Frontend-backend contracts diverge during parallel development.</w:t>
            </w:r>
          </w:p>
        </w:tc>
        <w:tc>
          <w:tcPr>
            <w:vAlign w:val="center"/>
          </w:tcPr>
          <w:p w:rsidR="00000000" w:rsidDel="00000000" w:rsidP="00000000" w:rsidRDefault="00000000" w:rsidRPr="00000000" w14:paraId="000001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vAlign w:val="center"/>
          </w:tcPr>
          <w:p w:rsidR="00000000" w:rsidDel="00000000" w:rsidP="00000000" w:rsidRDefault="00000000" w:rsidRPr="00000000" w14:paraId="000001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vAlign w:val="center"/>
          </w:tcPr>
          <w:p w:rsidR="00000000" w:rsidDel="00000000" w:rsidP="00000000" w:rsidRDefault="00000000" w:rsidRPr="00000000" w14:paraId="000001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Baseline OpenAPI contracts, use mock responses, version changes and run integration checks continuously.</w:t>
            </w:r>
          </w:p>
        </w:tc>
      </w:tr>
      <w:tr>
        <w:trPr>
          <w:cantSplit w:val="0"/>
          <w:trHeight w:val="454" w:hRule="atLeast"/>
          <w:tblHeader w:val="0"/>
        </w:trPr>
        <w:tc>
          <w:tcPr>
            <w:vAlign w:val="center"/>
          </w:tcPr>
          <w:p w:rsidR="00000000" w:rsidDel="00000000" w:rsidP="00000000" w:rsidRDefault="00000000" w:rsidRPr="00000000" w14:paraId="0000015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vAlign w:val="center"/>
          </w:tcPr>
          <w:p w:rsidR="00000000" w:rsidDel="00000000" w:rsidP="00000000" w:rsidRDefault="00000000" w:rsidRPr="00000000" w14:paraId="000001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Late defect discovery affects Review or Council readiness.</w:t>
            </w:r>
          </w:p>
        </w:tc>
        <w:tc>
          <w:tcPr>
            <w:vAlign w:val="center"/>
          </w:tcPr>
          <w:p w:rsidR="00000000" w:rsidDel="00000000" w:rsidP="00000000" w:rsidRDefault="00000000" w:rsidRPr="00000000" w14:paraId="000001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vAlign w:val="center"/>
          </w:tcPr>
          <w:p w:rsidR="00000000" w:rsidDel="00000000" w:rsidP="00000000" w:rsidRDefault="00000000" w:rsidRPr="00000000" w14:paraId="000001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vAlign w:val="center"/>
          </w:tcPr>
          <w:p w:rsidR="00000000" w:rsidDel="00000000" w:rsidP="00000000" w:rsidRDefault="00000000" w:rsidRPr="00000000" w14:paraId="000001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each increment; maintain CI; reserve W12 for system testing and defect closure.</w:t>
            </w:r>
          </w:p>
        </w:tc>
      </w:tr>
      <w:tr>
        <w:trPr>
          <w:cantSplit w:val="0"/>
          <w:trHeight w:val="454" w:hRule="atLeast"/>
          <w:tblHeader w:val="0"/>
        </w:trPr>
        <w:tc>
          <w:tcPr>
            <w:vAlign w:val="center"/>
          </w:tcPr>
          <w:p w:rsidR="00000000" w:rsidDel="00000000" w:rsidP="00000000" w:rsidRDefault="00000000" w:rsidRPr="00000000" w14:paraId="0000016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vAlign w:val="center"/>
          </w:tcPr>
          <w:p w:rsidR="00000000" w:rsidDel="00000000" w:rsidP="00000000" w:rsidRDefault="00000000" w:rsidRPr="00000000" w14:paraId="000001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contribution or evidence is incomplete.</w:t>
            </w:r>
          </w:p>
        </w:tc>
        <w:tc>
          <w:tcPr>
            <w:vAlign w:val="center"/>
          </w:tcPr>
          <w:p w:rsidR="00000000" w:rsidDel="00000000" w:rsidP="00000000" w:rsidRDefault="00000000" w:rsidRPr="00000000" w14:paraId="000001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vAlign w:val="center"/>
          </w:tcPr>
          <w:p w:rsidR="00000000" w:rsidDel="00000000" w:rsidP="00000000" w:rsidRDefault="00000000" w:rsidRPr="00000000" w14:paraId="000001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vAlign w:val="center"/>
          </w:tcPr>
          <w:p w:rsidR="00000000" w:rsidDel="00000000" w:rsidP="00000000" w:rsidRDefault="00000000" w:rsidRPr="00000000" w14:paraId="000001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weekly task and evidence tracker; link commits, documents, tests and demonstrations to each task.</w:t>
            </w:r>
          </w:p>
        </w:tc>
      </w:tr>
      <w:tr>
        <w:trPr>
          <w:cantSplit w:val="0"/>
          <w:trHeight w:val="454" w:hRule="atLeast"/>
          <w:tblHeader w:val="0"/>
        </w:trPr>
        <w:tc>
          <w:tcPr>
            <w:vAlign w:val="center"/>
          </w:tcPr>
          <w:p w:rsidR="00000000" w:rsidDel="00000000" w:rsidP="00000000" w:rsidRDefault="00000000" w:rsidRPr="00000000" w14:paraId="0000016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vAlign w:val="center"/>
          </w:tcPr>
          <w:p w:rsidR="00000000" w:rsidDel="00000000" w:rsidP="00000000" w:rsidRDefault="00000000" w:rsidRPr="00000000" w14:paraId="000001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Deployment environment differs from development.</w:t>
            </w:r>
          </w:p>
        </w:tc>
        <w:tc>
          <w:tcPr>
            <w:vAlign w:val="center"/>
          </w:tcPr>
          <w:p w:rsidR="00000000" w:rsidDel="00000000" w:rsidP="00000000" w:rsidRDefault="00000000" w:rsidRPr="00000000" w14:paraId="000001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vAlign w:val="center"/>
          </w:tcPr>
          <w:p w:rsidR="00000000" w:rsidDel="00000000" w:rsidP="00000000" w:rsidRDefault="00000000" w:rsidRPr="00000000" w14:paraId="000001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vAlign w:val="center"/>
          </w:tcPr>
          <w:p w:rsidR="00000000" w:rsidDel="00000000" w:rsidP="00000000" w:rsidRDefault="00000000" w:rsidRPr="00000000" w14:paraId="000001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versioned environment configuration, deployment checklist, seed data and rehearsal deployment before W12.</w:t>
            </w:r>
          </w:p>
        </w:tc>
      </w:tr>
      <w:tr>
        <w:trPr>
          <w:cantSplit w:val="0"/>
          <w:trHeight w:val="454" w:hRule="atLeast"/>
          <w:tblHeader w:val="0"/>
        </w:trPr>
        <w:tc>
          <w:tcPr>
            <w:vAlign w:val="center"/>
          </w:tcPr>
          <w:p w:rsidR="00000000" w:rsidDel="00000000" w:rsidP="00000000" w:rsidRDefault="00000000" w:rsidRPr="00000000" w14:paraId="0000016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vAlign w:val="center"/>
          </w:tcPr>
          <w:p w:rsidR="00000000" w:rsidDel="00000000" w:rsidP="00000000" w:rsidRDefault="00000000" w:rsidRPr="00000000" w14:paraId="000001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Documents, source code, tests and demo become inconsistent.</w:t>
            </w:r>
          </w:p>
        </w:tc>
        <w:tc>
          <w:tcPr>
            <w:vAlign w:val="center"/>
          </w:tcPr>
          <w:p w:rsidR="00000000" w:rsidDel="00000000" w:rsidP="00000000" w:rsidRDefault="00000000" w:rsidRPr="00000000" w14:paraId="000001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vAlign w:val="center"/>
          </w:tcPr>
          <w:p w:rsidR="00000000" w:rsidDel="00000000" w:rsidP="00000000" w:rsidRDefault="00000000" w:rsidRPr="00000000" w14:paraId="000001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vAlign w:val="center"/>
          </w:tcPr>
          <w:p w:rsidR="00000000" w:rsidDel="00000000" w:rsidP="00000000" w:rsidRDefault="00000000" w:rsidRPr="00000000" w14:paraId="000001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 traceability review at each baseline and a final consistency audit in W14.</w:t>
            </w:r>
          </w:p>
        </w:tc>
      </w:tr>
    </w:tbl>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2"/>
        <w:rPr>
          <w:i w:val="1"/>
          <w:iCs w:val="1"/>
          <w:color w:val="0000ff"/>
        </w:rPr>
      </w:pPr>
      <w:bookmarkStart w:colFirst="0" w:colLast="0" w:name="_heading=h.h8ah2rfjm6cd" w:id="6"/>
      <w:bookmarkEnd w:id="6"/>
      <w:r w:rsidDel="00000000" w:rsidR="00000000" w:rsidRPr="00000000">
        <w:rPr>
          <w:rtl w:val="0"/>
        </w:rPr>
        <w:t xml:space="preserve">2. Management Approach</w:t>
      </w:r>
      <w:r w:rsidDel="00000000" w:rsidR="00000000" w:rsidRPr="00000000">
        <w:rPr>
          <w:rtl w:val="0"/>
        </w:rPr>
      </w:r>
    </w:p>
    <w:p w:rsidR="00000000" w:rsidDel="00000000" w:rsidP="00000000" w:rsidRDefault="00000000" w:rsidRPr="00000000" w14:paraId="00000174">
      <w:pPr>
        <w:spacing w:after="80" w:lineRule="auto"/>
        <w:rPr>
          <w:i w:val="1"/>
          <w:iCs w:val="1"/>
          <w:color w:val="0000ff"/>
        </w:rPr>
      </w:pPr>
      <w:r w:rsidDel="00000000" w:rsidR="00000000" w:rsidRPr="00000000">
        <w:rPr>
          <w:rtl w:val="0"/>
        </w:rPr>
        <w:t xml:space="preserve">The project uses an incremental approach organized by the five approved main flows. The team maintains one prioritized backlog and implements a vertical slice in each increment: clarified requirement, design update, implementation, unit and integration tests, demonstration and evidence. Weekly planning and tracking follow the official SEP490 schedule. Scope changes require an impact assessment covering requirements, schedule, effort, design, tests and demo.</w:t>
      </w:r>
      <w:r w:rsidDel="00000000" w:rsidR="00000000" w:rsidRPr="00000000">
        <w:rPr>
          <w:rtl w:val="0"/>
        </w:rPr>
      </w:r>
    </w:p>
    <w:p w:rsidR="00000000" w:rsidDel="00000000" w:rsidP="00000000" w:rsidRDefault="00000000" w:rsidRPr="00000000" w14:paraId="00000175">
      <w:pPr>
        <w:pStyle w:val="Heading3"/>
        <w:rPr>
          <w:i w:val="1"/>
          <w:iCs w:val="1"/>
          <w:color w:val="0000ff"/>
        </w:rPr>
      </w:pPr>
      <w:bookmarkStart w:colFirst="0" w:colLast="0" w:name="_heading=h.lv7amjm2rp51" w:id="7"/>
      <w:bookmarkEnd w:id="7"/>
      <w:r w:rsidDel="00000000" w:rsidR="00000000" w:rsidRPr="00000000">
        <w:rPr>
          <w:rtl w:val="0"/>
        </w:rPr>
        <w:t xml:space="preserve">2.1 Project Process</w:t>
      </w:r>
      <w:r w:rsidDel="00000000" w:rsidR="00000000" w:rsidRPr="00000000">
        <w:rPr>
          <w:rtl w:val="0"/>
        </w:rPr>
      </w:r>
    </w:p>
    <w:p w:rsidR="00000000" w:rsidDel="00000000" w:rsidP="00000000" w:rsidRDefault="00000000" w:rsidRPr="00000000" w14:paraId="00000176">
      <w:pPr>
        <w:spacing w:after="80" w:lineRule="auto"/>
        <w:rPr>
          <w:i w:val="1"/>
          <w:iCs w:val="1"/>
          <w:color w:val="0000ff"/>
        </w:rPr>
      </w:pPr>
      <w:r w:rsidDel="00000000" w:rsidR="00000000" w:rsidRPr="00000000">
        <w:rPr>
          <w:rtl w:val="0"/>
        </w:rPr>
        <w:t xml:space="preserve">Process model: Incremental development with weekly control. W1-W3 establish project understanding, planning and requirements. W4 is the first baseline review. W5-W7 establish architecture, data design and test preparation. W8-W11 implement and demonstrate main-flow increments. W12 performs system testing and final readiness. W13 is the Faculty Council checkpoint. W14 closes feedback and performs cross-document consistency checks. W15 completes final submission and defense preparation. Each increment follows: Plan -&gt; Analyze -&gt; Design -&gt; Implement -&gt; Test -&gt; Review -&gt; Demonstrate -&gt; Record Evidence.</w:t>
      </w:r>
      <w:r w:rsidDel="00000000" w:rsidR="00000000" w:rsidRPr="00000000">
        <w:rPr>
          <w:rtl w:val="0"/>
        </w:rPr>
      </w:r>
    </w:p>
    <w:p w:rsidR="00000000" w:rsidDel="00000000" w:rsidP="00000000" w:rsidRDefault="00000000" w:rsidRPr="00000000" w14:paraId="00000177">
      <w:pPr>
        <w:pStyle w:val="Heading3"/>
        <w:rPr/>
      </w:pPr>
      <w:bookmarkStart w:colFirst="0" w:colLast="0" w:name="_heading=h.ceivpck8hyov" w:id="8"/>
      <w:bookmarkEnd w:id="8"/>
      <w:r w:rsidDel="00000000" w:rsidR="00000000" w:rsidRPr="00000000">
        <w:rPr>
          <w:rtl w:val="0"/>
        </w:rPr>
        <w:t xml:space="preserve">2.2 Quality Management </w:t>
      </w:r>
    </w:p>
    <w:p w:rsidR="00000000" w:rsidDel="00000000" w:rsidP="00000000" w:rsidRDefault="00000000" w:rsidRPr="00000000" w14:paraId="00000178">
      <w:pPr>
        <w:spacing w:after="80" w:lineRule="auto"/>
        <w:rPr>
          <w:i w:val="1"/>
          <w:iCs w:val="1"/>
          <w:color w:val="0000ff"/>
        </w:rPr>
      </w:pPr>
      <w:r w:rsidDel="00000000" w:rsidR="00000000" w:rsidRPr="00000000">
        <w:rPr>
          <w:rtl w:val="0"/>
        </w:rPr>
        <w:t xml:space="preserve">Quality is built into each increment. The team applies the following controls:</w:t>
      </w:r>
      <w:r w:rsidDel="00000000" w:rsidR="00000000" w:rsidRPr="00000000">
        <w:rPr>
          <w:rtl w:val="0"/>
        </w:rPr>
      </w:r>
    </w:p>
    <w:p w:rsidR="00000000" w:rsidDel="00000000" w:rsidP="00000000" w:rsidRDefault="00000000" w:rsidRPr="00000000" w14:paraId="00000179">
      <w:pPr>
        <w:numPr>
          <w:ilvl w:val="0"/>
          <w:numId w:val="1"/>
        </w:numPr>
        <w:spacing w:after="0" w:lineRule="auto"/>
        <w:ind w:left="720" w:hanging="360"/>
        <w:rPr>
          <w:u w:val="none"/>
        </w:rPr>
      </w:pPr>
      <w:r w:rsidDel="00000000" w:rsidR="00000000" w:rsidRPr="00000000">
        <w:rPr>
          <w:rtl w:val="0"/>
        </w:rPr>
        <w:t xml:space="preserve">Defect prevention: maintain a Decision Log, definition of done, coding conventions, API contracts, database migration rules, environment templates and security requirements before implementation.</w:t>
      </w:r>
      <w:r w:rsidDel="00000000" w:rsidR="00000000" w:rsidRPr="00000000">
        <w:rPr>
          <w:rtl w:val="0"/>
        </w:rPr>
      </w:r>
    </w:p>
    <w:p w:rsidR="00000000" w:rsidDel="00000000" w:rsidP="00000000" w:rsidRDefault="00000000" w:rsidRPr="00000000" w14:paraId="0000017A">
      <w:pPr>
        <w:numPr>
          <w:ilvl w:val="0"/>
          <w:numId w:val="1"/>
        </w:numPr>
        <w:spacing w:after="0" w:lineRule="auto"/>
        <w:ind w:left="720" w:hanging="360"/>
        <w:rPr>
          <w:u w:val="none"/>
        </w:rPr>
      </w:pPr>
      <w:r w:rsidDel="00000000" w:rsidR="00000000" w:rsidRPr="00000000">
        <w:rPr>
          <w:rtl w:val="0"/>
        </w:rPr>
        <w:t xml:space="preserve">Reviewing: review requirements, designs and test cases against the approved Blueprint; require pull-request review for changes to protected branches; record feedback and closure evidence.</w:t>
      </w:r>
      <w:r w:rsidDel="00000000" w:rsidR="00000000" w:rsidRPr="00000000">
        <w:rPr>
          <w:rtl w:val="0"/>
        </w:rPr>
      </w:r>
    </w:p>
    <w:p w:rsidR="00000000" w:rsidDel="00000000" w:rsidP="00000000" w:rsidRDefault="00000000" w:rsidRPr="00000000" w14:paraId="0000017B">
      <w:pPr>
        <w:numPr>
          <w:ilvl w:val="0"/>
          <w:numId w:val="1"/>
        </w:numPr>
        <w:spacing w:after="0" w:lineRule="auto"/>
        <w:ind w:left="720" w:hanging="360"/>
        <w:rPr>
          <w:u w:val="none"/>
        </w:rPr>
      </w:pPr>
      <w:r w:rsidDel="00000000" w:rsidR="00000000" w:rsidRPr="00000000">
        <w:rPr>
          <w:rtl w:val="0"/>
        </w:rPr>
        <w:t xml:space="preserve">Unit testing: developers test business logic and error paths. Backend business-logic coverage target is at least 70% for the agreed measurable scope.</w:t>
      </w:r>
      <w:r w:rsidDel="00000000" w:rsidR="00000000" w:rsidRPr="00000000">
        <w:rPr>
          <w:rtl w:val="0"/>
        </w:rPr>
      </w:r>
    </w:p>
    <w:p w:rsidR="00000000" w:rsidDel="00000000" w:rsidP="00000000" w:rsidRDefault="00000000" w:rsidRPr="00000000" w14:paraId="0000017C">
      <w:pPr>
        <w:numPr>
          <w:ilvl w:val="0"/>
          <w:numId w:val="1"/>
        </w:numPr>
        <w:spacing w:after="0" w:lineRule="auto"/>
        <w:ind w:left="720" w:hanging="360"/>
        <w:rPr>
          <w:u w:val="none"/>
        </w:rPr>
      </w:pPr>
      <w:r w:rsidDel="00000000" w:rsidR="00000000" w:rsidRPr="00000000">
        <w:rPr>
          <w:rtl w:val="0"/>
        </w:rPr>
        <w:t xml:space="preserve">Integration testing: verify API-database behavior, role permissions, external AI communication, notifications and the hand-off between main flows.</w:t>
      </w:r>
      <w:r w:rsidDel="00000000" w:rsidR="00000000" w:rsidRPr="00000000">
        <w:rPr>
          <w:rtl w:val="0"/>
        </w:rPr>
      </w:r>
    </w:p>
    <w:p w:rsidR="00000000" w:rsidDel="00000000" w:rsidP="00000000" w:rsidRDefault="00000000" w:rsidRPr="00000000" w14:paraId="0000017D">
      <w:pPr>
        <w:numPr>
          <w:ilvl w:val="0"/>
          <w:numId w:val="1"/>
        </w:numPr>
        <w:spacing w:after="80" w:lineRule="auto"/>
        <w:ind w:left="720" w:hanging="360"/>
        <w:rPr>
          <w:u w:val="none"/>
        </w:rPr>
      </w:pPr>
      <w:r w:rsidDel="00000000" w:rsidR="00000000" w:rsidRPr="00000000">
        <w:rPr>
          <w:rtl w:val="0"/>
        </w:rPr>
        <w:t xml:space="preserve">System testing: execute end-to-end happy paths and critical exceptions for all five main flows in a production-like environment. Re-test corrected defects.</w:t>
      </w:r>
      <w:r w:rsidDel="00000000" w:rsidR="00000000" w:rsidRPr="00000000">
        <w:rPr>
          <w:rtl w:val="0"/>
        </w:rPr>
      </w:r>
    </w:p>
    <w:p w:rsidR="00000000" w:rsidDel="00000000" w:rsidP="00000000" w:rsidRDefault="00000000" w:rsidRPr="00000000" w14:paraId="0000017E">
      <w:pPr>
        <w:spacing w:after="80" w:lineRule="auto"/>
        <w:rPr>
          <w:i w:val="1"/>
          <w:iCs w:val="1"/>
          <w:color w:val="0000ff"/>
        </w:rPr>
      </w:pPr>
      <w:r w:rsidDel="00000000" w:rsidR="00000000" w:rsidRPr="00000000">
        <w:rPr>
          <w:rtl w:val="0"/>
        </w:rPr>
        <w:t xml:space="preserve">Acceptance testing: demonstrate the deployed product using controlled accounts and data. A feature is accepted only when requirement, design, code, test and demo evidence are consistent.</w:t>
      </w:r>
      <w:r w:rsidDel="00000000" w:rsidR="00000000" w:rsidRPr="00000000">
        <w:rPr>
          <w:rtl w:val="0"/>
        </w:rPr>
      </w:r>
    </w:p>
    <w:p w:rsidR="00000000" w:rsidDel="00000000" w:rsidP="00000000" w:rsidRDefault="00000000" w:rsidRPr="00000000" w14:paraId="0000017F">
      <w:pPr>
        <w:rPr>
          <w:i w:val="1"/>
          <w:iCs w:val="1"/>
          <w:color w:val="0000ff"/>
        </w:rPr>
      </w:pPr>
      <w:r w:rsidDel="00000000" w:rsidR="00000000" w:rsidRPr="00000000">
        <w:rPr>
          <w:rtl w:val="0"/>
        </w:rPr>
      </w:r>
    </w:p>
    <w:p w:rsidR="00000000" w:rsidDel="00000000" w:rsidP="00000000" w:rsidRDefault="00000000" w:rsidRPr="00000000" w14:paraId="00000180">
      <w:pPr>
        <w:pStyle w:val="Heading3"/>
        <w:rPr/>
      </w:pPr>
      <w:bookmarkStart w:colFirst="0" w:colLast="0" w:name="_heading=h.6cokrovf1wof" w:id="9"/>
      <w:bookmarkEnd w:id="9"/>
      <w:r w:rsidDel="00000000" w:rsidR="00000000" w:rsidRPr="00000000">
        <w:rPr>
          <w:rtl w:val="0"/>
        </w:rPr>
        <w:t xml:space="preserve">2.3 Training Plan</w:t>
      </w:r>
    </w:p>
    <w:p w:rsidR="00000000" w:rsidDel="00000000" w:rsidP="00000000" w:rsidRDefault="00000000" w:rsidRPr="00000000" w14:paraId="00000181">
      <w:pPr>
        <w:pStyle w:val="Heading3"/>
        <w:rPr>
          <w:i w:val="1"/>
          <w:iCs w:val="1"/>
          <w:color w:val="0000ff"/>
          <w:sz w:val="22"/>
          <w:szCs w:val="22"/>
        </w:rPr>
      </w:pPr>
      <w:bookmarkStart w:colFirst="0" w:colLast="0" w:name="_heading=h.wkdfxmjne0bu" w:id="10"/>
      <w:bookmarkEnd w:id="10"/>
      <w:r w:rsidDel="00000000" w:rsidR="00000000" w:rsidRPr="00000000">
        <w:rPr>
          <w:i w:val="1"/>
          <w:iCs w:val="1"/>
          <w:sz w:val="22"/>
          <w:szCs w:val="22"/>
          <w:rtl w:val="0"/>
        </w:rPr>
        <w:t xml:space="preserve">Table 5. Project Training Plan </w:t>
        <w:tab/>
      </w:r>
      <w:r w:rsidDel="00000000" w:rsidR="00000000" w:rsidRPr="00000000">
        <w:rPr>
          <w:rtl w:val="0"/>
        </w:rPr>
      </w:r>
    </w:p>
    <w:tbl>
      <w:tblPr>
        <w:tblStyle w:val="Table5"/>
        <w:tblW w:w="86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370"/>
        <w:gridCol w:w="2430"/>
        <w:gridCol w:w="1755"/>
        <w:gridCol w:w="2085"/>
        <w:tblGridChange w:id="0">
          <w:tblGrid>
            <w:gridCol w:w="2370"/>
            <w:gridCol w:w="2430"/>
            <w:gridCol w:w="1755"/>
            <w:gridCol w:w="2085"/>
          </w:tblGrid>
        </w:tblGridChange>
      </w:tblGrid>
      <w:tr>
        <w:trPr>
          <w:cantSplit w:val="0"/>
          <w:trHeight w:val="397" w:hRule="atLeast"/>
          <w:tblHeader w:val="0"/>
        </w:trPr>
        <w:tc>
          <w:tcPr>
            <w:shd w:fill="ffe8e1" w:val="clea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Training Area</w:t>
            </w:r>
          </w:p>
        </w:tc>
        <w:tc>
          <w:tcPr>
            <w:shd w:fill="ffe8e1" w:val="clea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Participants</w:t>
            </w:r>
          </w:p>
        </w:tc>
        <w:tc>
          <w:tcPr>
            <w:shd w:fill="ffe8e1" w:val="clea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When, Duration</w:t>
            </w:r>
          </w:p>
        </w:tc>
        <w:tc>
          <w:tcPr>
            <w:shd w:fill="ffe8e1" w:val="clea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Waiver Criteria</w:t>
            </w:r>
          </w:p>
        </w:tc>
      </w:tr>
      <w:tr>
        <w:trPr>
          <w:cantSplit w:val="0"/>
          <w:trHeight w:val="397" w:hRule="atLeast"/>
          <w:tblHeader w:val="0"/>
        </w:trPr>
        <w:tc>
          <w:tcPr>
            <w:vAlign w:val="center"/>
          </w:tcPr>
          <w:p w:rsidR="00000000" w:rsidDel="00000000" w:rsidP="00000000" w:rsidRDefault="00000000" w:rsidRPr="00000000" w14:paraId="000001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HR Connect Blueprint, service types and five main flows</w:t>
            </w:r>
            <w:r w:rsidDel="00000000" w:rsidR="00000000" w:rsidRPr="00000000">
              <w:rPr>
                <w:rtl w:val="0"/>
              </w:rPr>
            </w:r>
          </w:p>
        </w:tc>
        <w:tc>
          <w:tcPr>
            <w:vAlign w:val="center"/>
          </w:tcPr>
          <w:p w:rsidR="00000000" w:rsidDel="00000000" w:rsidP="00000000" w:rsidRDefault="00000000" w:rsidRPr="00000000" w14:paraId="000001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members</w:t>
            </w:r>
          </w:p>
        </w:tc>
        <w:tc>
          <w:tcPr>
            <w:vAlign w:val="center"/>
          </w:tcPr>
          <w:p w:rsidR="00000000" w:rsidDel="00000000" w:rsidP="00000000" w:rsidRDefault="00000000" w:rsidRPr="00000000" w14:paraId="000001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W1-W2, 4 hours</w:t>
            </w:r>
          </w:p>
        </w:tc>
        <w:tc>
          <w:tcPr>
            <w:vAlign w:val="center"/>
          </w:tcPr>
          <w:p w:rsidR="00000000" w:rsidDel="00000000" w:rsidP="00000000" w:rsidRDefault="00000000" w:rsidRPr="00000000" w14:paraId="000001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Explain assigned main flow and pass team review.</w:t>
            </w:r>
          </w:p>
        </w:tc>
      </w:tr>
      <w:tr>
        <w:trPr>
          <w:cantSplit w:val="0"/>
          <w:trHeight w:val="397" w:hRule="atLeast"/>
          <w:tblHeader w:val="0"/>
        </w:trPr>
        <w:tc>
          <w:tcPr>
            <w:vAlign w:val="center"/>
          </w:tcPr>
          <w:p w:rsidR="00000000" w:rsidDel="00000000" w:rsidP="00000000" w:rsidRDefault="00000000" w:rsidRPr="00000000" w14:paraId="000001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 workflow, pull requests and CI</w:t>
            </w:r>
          </w:p>
        </w:tc>
        <w:tc>
          <w:tcPr>
            <w:vAlign w:val="center"/>
          </w:tcPr>
          <w:p w:rsidR="00000000" w:rsidDel="00000000" w:rsidP="00000000" w:rsidRDefault="00000000" w:rsidRPr="00000000" w14:paraId="000001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members</w:t>
            </w:r>
          </w:p>
        </w:tc>
        <w:tc>
          <w:tcPr>
            <w:vAlign w:val="center"/>
          </w:tcPr>
          <w:p w:rsidR="00000000" w:rsidDel="00000000" w:rsidP="00000000" w:rsidRDefault="00000000" w:rsidRPr="00000000" w14:paraId="000001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W1-W2, 3 hours</w:t>
            </w:r>
          </w:p>
        </w:tc>
        <w:tc>
          <w:tcPr>
            <w:vAlign w:val="center"/>
          </w:tcPr>
          <w:p w:rsidR="00000000" w:rsidDel="00000000" w:rsidP="00000000" w:rsidRDefault="00000000" w:rsidRPr="00000000" w14:paraId="000001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 reviewed pull request and resolve a conflict.</w:t>
            </w:r>
          </w:p>
        </w:tc>
      </w:tr>
      <w:tr>
        <w:trPr>
          <w:cantSplit w:val="0"/>
          <w:trHeight w:val="397" w:hRule="atLeast"/>
          <w:tblHeader w:val="0"/>
        </w:trPr>
        <w:tc>
          <w:tcPr>
            <w:vAlign w:val="center"/>
          </w:tcPr>
          <w:p w:rsidR="00000000" w:rsidDel="00000000" w:rsidP="00000000" w:rsidRDefault="00000000" w:rsidRPr="00000000" w14:paraId="000001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ASP.NET Core, Entity Framework Core and API security</w:t>
            </w:r>
          </w:p>
        </w:tc>
        <w:tc>
          <w:tcPr>
            <w:vAlign w:val="center"/>
          </w:tcPr>
          <w:p w:rsidR="00000000" w:rsidDel="00000000" w:rsidP="00000000" w:rsidRDefault="00000000" w:rsidRPr="00000000" w14:paraId="000001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contributors</w:t>
            </w:r>
          </w:p>
        </w:tc>
        <w:tc>
          <w:tcPr>
            <w:vAlign w:val="center"/>
          </w:tcPr>
          <w:p w:rsidR="00000000" w:rsidDel="00000000" w:rsidP="00000000" w:rsidRDefault="00000000" w:rsidRPr="00000000" w14:paraId="000001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W2-W5, 8 hours</w:t>
            </w:r>
          </w:p>
        </w:tc>
        <w:tc>
          <w:tcPr>
            <w:vAlign w:val="center"/>
          </w:tcPr>
          <w:p w:rsidR="00000000" w:rsidDel="00000000" w:rsidP="00000000" w:rsidRDefault="00000000" w:rsidRPr="00000000" w14:paraId="000001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the technical spike and reviewed API task.</w:t>
            </w:r>
          </w:p>
        </w:tc>
      </w:tr>
      <w:tr>
        <w:trPr>
          <w:cantSplit w:val="0"/>
          <w:trHeight w:val="397" w:hRule="atLeast"/>
          <w:tblHeader w:val="0"/>
        </w:trPr>
        <w:tc>
          <w:tcPr>
            <w:vAlign w:val="center"/>
          </w:tcPr>
          <w:p w:rsidR="00000000" w:rsidDel="00000000" w:rsidP="00000000" w:rsidRDefault="00000000" w:rsidRPr="00000000" w14:paraId="000001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Frontend framework, API integration and role-based UI</w:t>
            </w:r>
          </w:p>
        </w:tc>
        <w:tc>
          <w:tcPr>
            <w:vAlign w:val="center"/>
          </w:tcPr>
          <w:p w:rsidR="00000000" w:rsidDel="00000000" w:rsidP="00000000" w:rsidRDefault="00000000" w:rsidRPr="00000000" w14:paraId="000001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Frontend contributors</w:t>
            </w:r>
          </w:p>
        </w:tc>
        <w:tc>
          <w:tcPr>
            <w:vAlign w:val="center"/>
          </w:tcPr>
          <w:p w:rsidR="00000000" w:rsidDel="00000000" w:rsidP="00000000" w:rsidRDefault="00000000" w:rsidRPr="00000000" w14:paraId="000001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W2-W5, 8 hours</w:t>
            </w:r>
          </w:p>
        </w:tc>
        <w:tc>
          <w:tcPr>
            <w:vAlign w:val="center"/>
          </w:tcPr>
          <w:p w:rsidR="00000000" w:rsidDel="00000000" w:rsidP="00000000" w:rsidRDefault="00000000" w:rsidRPr="00000000" w14:paraId="000001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a reviewed UI-to-API vertical slice.</w:t>
            </w:r>
          </w:p>
        </w:tc>
      </w:tr>
      <w:tr>
        <w:trPr>
          <w:cantSplit w:val="0"/>
          <w:trHeight w:val="397" w:hRule="atLeast"/>
          <w:tblHeader w:val="0"/>
        </w:trPr>
        <w:tc>
          <w:tcPr>
            <w:vAlign w:val="center"/>
          </w:tcPr>
          <w:p w:rsidR="00000000" w:rsidDel="00000000" w:rsidP="00000000" w:rsidRDefault="00000000" w:rsidRPr="00000000" w14:paraId="000001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 matching integration, prompt/output schema and fallback</w:t>
            </w:r>
          </w:p>
        </w:tc>
        <w:tc>
          <w:tcPr>
            <w:vAlign w:val="center"/>
          </w:tcPr>
          <w:p w:rsidR="00000000" w:rsidDel="00000000" w:rsidP="00000000" w:rsidRDefault="00000000" w:rsidRPr="00000000" w14:paraId="000001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AI/integration contributors</w:t>
            </w:r>
          </w:p>
        </w:tc>
        <w:tc>
          <w:tcPr>
            <w:vAlign w:val="center"/>
          </w:tcPr>
          <w:p w:rsidR="00000000" w:rsidDel="00000000" w:rsidP="00000000" w:rsidRDefault="00000000" w:rsidRPr="00000000" w14:paraId="000001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W5-W7, 6 hours</w:t>
            </w:r>
          </w:p>
        </w:tc>
        <w:tc>
          <w:tcPr>
            <w:vAlign w:val="center"/>
          </w:tcPr>
          <w:p w:rsidR="00000000" w:rsidDel="00000000" w:rsidP="00000000" w:rsidRDefault="00000000" w:rsidRPr="00000000" w14:paraId="000001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Demonstrate schema validation, timeout and fallback behavior.</w:t>
            </w:r>
          </w:p>
        </w:tc>
      </w:tr>
      <w:tr>
        <w:trPr>
          <w:cantSplit w:val="0"/>
          <w:trHeight w:val="397" w:hRule="atLeast"/>
          <w:tblHeader w:val="0"/>
        </w:trPr>
        <w:tc>
          <w:tcPr>
            <w:vAlign w:val="center"/>
          </w:tcPr>
          <w:p w:rsidR="00000000" w:rsidDel="00000000" w:rsidP="00000000" w:rsidRDefault="00000000" w:rsidRPr="00000000" w14:paraId="000001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Testing, traceability and evidence management</w:t>
            </w:r>
          </w:p>
        </w:tc>
        <w:tc>
          <w:tcPr>
            <w:vAlign w:val="center"/>
          </w:tcPr>
          <w:p w:rsidR="00000000" w:rsidDel="00000000" w:rsidP="00000000" w:rsidRDefault="00000000" w:rsidRPr="00000000" w14:paraId="000001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members</w:t>
            </w:r>
          </w:p>
        </w:tc>
        <w:tc>
          <w:tcPr>
            <w:vAlign w:val="center"/>
          </w:tcPr>
          <w:p w:rsidR="00000000" w:rsidDel="00000000" w:rsidP="00000000" w:rsidRDefault="00000000" w:rsidRPr="00000000" w14:paraId="000001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W3-W7, 4 hours</w:t>
            </w:r>
          </w:p>
        </w:tc>
        <w:tc>
          <w:tcPr>
            <w:vAlign w:val="center"/>
          </w:tcPr>
          <w:p w:rsidR="00000000" w:rsidDel="00000000" w:rsidP="00000000" w:rsidRDefault="00000000" w:rsidRPr="00000000" w14:paraId="000001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Write and execute approved test cases with linked evidence.</w:t>
            </w:r>
          </w:p>
        </w:tc>
      </w:tr>
      <w:tr>
        <w:trPr>
          <w:cantSplit w:val="0"/>
          <w:trHeight w:val="397" w:hRule="atLeast"/>
          <w:tblHeader w:val="0"/>
        </w:trPr>
        <w:tc>
          <w:tcPr>
            <w:vAlign w:val="center"/>
          </w:tcPr>
          <w:p w:rsidR="00000000" w:rsidDel="00000000" w:rsidP="00000000" w:rsidRDefault="00000000" w:rsidRPr="00000000" w14:paraId="000001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Deployment, configuration and monitoring</w:t>
            </w:r>
          </w:p>
        </w:tc>
        <w:tc>
          <w:tcPr>
            <w:vAlign w:val="center"/>
          </w:tcPr>
          <w:p w:rsidR="00000000" w:rsidDel="00000000" w:rsidP="00000000" w:rsidRDefault="00000000" w:rsidRPr="00000000" w14:paraId="000001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Assigned deployment members</w:t>
            </w:r>
          </w:p>
        </w:tc>
        <w:tc>
          <w:tcPr>
            <w:vAlign w:val="center"/>
          </w:tcPr>
          <w:p w:rsidR="00000000" w:rsidDel="00000000" w:rsidP="00000000" w:rsidRDefault="00000000" w:rsidRPr="00000000" w14:paraId="000001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W7-W11, 4 hours</w:t>
            </w:r>
          </w:p>
        </w:tc>
        <w:tc>
          <w:tcPr>
            <w:vAlign w:val="center"/>
          </w:tcPr>
          <w:p w:rsidR="00000000" w:rsidDel="00000000" w:rsidP="00000000" w:rsidRDefault="00000000" w:rsidRPr="00000000" w14:paraId="000001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a rehearsal deployment from documented steps.</w:t>
            </w:r>
          </w:p>
        </w:tc>
      </w:tr>
      <w:tr>
        <w:trPr>
          <w:cantSplit w:val="0"/>
          <w:trHeight w:val="397" w:hRule="atLeast"/>
          <w:tblHeader w:val="0"/>
          <w:del w:id="9065" w:author="Lu (Claude)" w:date="2026-10-21T00:00:00Z"/>
        </w:trPr>
        <w:tc>
          <w:tcPr>
            <w:vAlign w:val="center"/>
          </w:tcPr>
          <w:p w:rsidR="00000000" w:rsidDel="00000000" w:rsidP="00000000" w:rsidRDefault="00000000" w:rsidRPr="00000000" w14:paraId="000001A2">
            <w:pPr>
              <w:rPr>
                <w:rFonts w:ascii="Calibri" w:cs="Calibri" w:eastAsia="Calibri" w:hAnsi="Calibri"/>
                <w:sz w:val="22"/>
                <w:szCs w:val="22"/>
              </w:rPr>
            </w:pPr>
            <w:del w:id="9061" w:author="Lu (Claude)" w:date="2026-10-21T00:00:00Z">
              <w:r>
                <w:rPr>
                  <w:rFonts w:ascii="Calibri" w:cs="Calibri" w:eastAsia="Calibri" w:hAnsi="Calibri"/>
                  <w:sz w:val="22"/>
                  <w:szCs w:val="22"/>
                  <w:rtl w:val="0"/>
                </w:rPr>
                <w:delText xml:space="preserve">HR Connect Blueprint, service types and five main flows</w:delText>
              </w:r>
            </w:del>
          </w:p>
        </w:tc>
        <w:tc>
          <w:tcPr>
            <w:vAlign w:val="center"/>
          </w:tcPr>
          <w:p w:rsidR="00000000" w:rsidDel="00000000" w:rsidP="00000000" w:rsidRDefault="00000000" w:rsidRPr="00000000" w14:paraId="000001A3">
            <w:pPr>
              <w:rPr>
                <w:rFonts w:ascii="Calibri" w:cs="Calibri" w:eastAsia="Calibri" w:hAnsi="Calibri"/>
                <w:sz w:val="22"/>
                <w:szCs w:val="22"/>
              </w:rPr>
            </w:pPr>
            <w:del w:id="9062" w:author="Lu (Claude)" w:date="2026-10-21T00:00:00Z">
              <w:r>
                <w:rPr>
                  <w:rFonts w:ascii="Calibri" w:cs="Calibri" w:eastAsia="Calibri" w:hAnsi="Calibri"/>
                  <w:sz w:val="22"/>
                  <w:szCs w:val="22"/>
                  <w:rtl w:val="0"/>
                </w:rPr>
                <w:delText xml:space="preserve">All members</w:delText>
              </w:r>
            </w:del>
          </w:p>
        </w:tc>
        <w:tc>
          <w:tcPr>
            <w:vAlign w:val="center"/>
          </w:tcPr>
          <w:p w:rsidR="00000000" w:rsidDel="00000000" w:rsidP="00000000" w:rsidRDefault="00000000" w:rsidRPr="00000000" w14:paraId="000001A4">
            <w:pPr>
              <w:rPr>
                <w:rFonts w:ascii="Calibri" w:cs="Calibri" w:eastAsia="Calibri" w:hAnsi="Calibri"/>
                <w:sz w:val="22"/>
                <w:szCs w:val="22"/>
              </w:rPr>
            </w:pPr>
            <w:del w:id="9063" w:author="Lu (Claude)" w:date="2026-10-21T00:00:00Z">
              <w:r>
                <w:rPr>
                  <w:rFonts w:ascii="Calibri" w:cs="Calibri" w:eastAsia="Calibri" w:hAnsi="Calibri"/>
                  <w:sz w:val="22"/>
                  <w:szCs w:val="22"/>
                  <w:rtl w:val="0"/>
                </w:rPr>
                <w:delText xml:space="preserve">W1-W2, 4 hours</w:delText>
              </w:r>
            </w:del>
          </w:p>
        </w:tc>
        <w:tc>
          <w:tcPr>
            <w:vAlign w:val="center"/>
          </w:tcPr>
          <w:p w:rsidR="00000000" w:rsidDel="00000000" w:rsidP="00000000" w:rsidRDefault="00000000" w:rsidRPr="00000000" w14:paraId="000001A5">
            <w:pPr>
              <w:rPr>
                <w:rFonts w:ascii="Calibri" w:cs="Calibri" w:eastAsia="Calibri" w:hAnsi="Calibri"/>
                <w:sz w:val="22"/>
                <w:szCs w:val="22"/>
              </w:rPr>
            </w:pPr>
            <w:del w:id="9064" w:author="Lu (Claude)" w:date="2026-10-21T00:00:00Z">
              <w:r>
                <w:rPr>
                  <w:rFonts w:ascii="Calibri" w:cs="Calibri" w:eastAsia="Calibri" w:hAnsi="Calibri"/>
                  <w:sz w:val="22"/>
                  <w:szCs w:val="22"/>
                  <w:rtl w:val="0"/>
                </w:rPr>
                <w:delText xml:space="preserve">Explain assigned main flow and pass team review.</w:delText>
              </w:r>
            </w:del>
          </w:p>
        </w:tc>
      </w:tr>
    </w:tbl>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2"/>
        <w:rPr>
          <w:i w:val="1"/>
          <w:iCs w:val="1"/>
          <w:color w:val="0000ff"/>
        </w:rPr>
      </w:pPr>
      <w:bookmarkStart w:colFirst="0" w:colLast="0" w:name="_heading=h.eyfdkhvrdsco" w:id="11"/>
      <w:bookmarkEnd w:id="11"/>
      <w:r w:rsidDel="00000000" w:rsidR="00000000" w:rsidRPr="00000000">
        <w:rPr>
          <w:rtl w:val="0"/>
        </w:rPr>
        <w:t xml:space="preserve">3. Project Deliverables</w:t>
      </w:r>
      <w:r w:rsidDel="00000000" w:rsidR="00000000" w:rsidRPr="00000000">
        <w:rPr>
          <w:rtl w:val="0"/>
        </w:rPr>
      </w:r>
    </w:p>
    <w:p w:rsidR="00000000" w:rsidDel="00000000" w:rsidP="00000000" w:rsidRDefault="00000000" w:rsidRPr="00000000" w14:paraId="000001A8">
      <w:pPr>
        <w:spacing w:after="80" w:lineRule="auto"/>
        <w:rPr/>
      </w:pPr>
      <w:r w:rsidDel="00000000" w:rsidR="00000000" w:rsidRPr="00000000">
        <w:rPr>
          <w:rtl w:val="0"/>
        </w:rPr>
        <w:t xml:space="preserve">The master schedule below follows the school sample and the current 15-week SEP490 execution roadmap. Dates are expressed by academic week because the official calendar dates may be updated by the course. Each deliverable must include evidence and a version recorded in the team tracker.</w:t>
      </w:r>
    </w:p>
    <w:p w:rsidR="00000000" w:rsidDel="00000000" w:rsidP="00000000" w:rsidRDefault="00000000" w:rsidRPr="00000000" w14:paraId="000001A9">
      <w:pPr>
        <w:spacing w:after="80" w:lineRule="auto"/>
        <w:rPr>
          <w:b w:val="1"/>
          <w:bCs w:val="1"/>
          <w:i w:val="1"/>
          <w:iCs w:val="1"/>
        </w:rPr>
      </w:pPr>
      <w:r w:rsidDel="00000000" w:rsidR="00000000" w:rsidRPr="00000000">
        <w:rPr>
          <w:b w:val="1"/>
          <w:bCs w:val="1"/>
          <w:i w:val="1"/>
          <w:iCs w:val="1"/>
          <w:rtl w:val="0"/>
        </w:rPr>
        <w:t xml:space="preserve">Table 6. Project Deliverables and Schedule </w:t>
      </w:r>
      <w:r w:rsidDel="00000000" w:rsidR="00000000" w:rsidRPr="00000000">
        <w:rPr>
          <w:rtl w:val="0"/>
        </w:rPr>
      </w:r>
    </w:p>
    <w:tbl>
      <w:tblPr>
        <w:tblStyle w:val="Table6"/>
        <w:tblW w:w="86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70"/>
        <w:gridCol w:w="2175"/>
        <w:gridCol w:w="1365"/>
        <w:gridCol w:w="4530"/>
        <w:tblGridChange w:id="0">
          <w:tblGrid>
            <w:gridCol w:w="570"/>
            <w:gridCol w:w="2175"/>
            <w:gridCol w:w="1365"/>
            <w:gridCol w:w="4530"/>
          </w:tblGrid>
        </w:tblGridChange>
      </w:tblGrid>
      <w:tr>
        <w:trPr>
          <w:cantSplit w:val="0"/>
          <w:trHeight w:val="454" w:hRule="atLeast"/>
          <w:tblHeader w:val="0"/>
        </w:trPr>
        <w:tc>
          <w:tcPr>
            <w:shd w:fill="ffe8e1" w:val="clear"/>
          </w:tcPr>
          <w:p w:rsidR="00000000" w:rsidDel="00000000" w:rsidP="00000000" w:rsidRDefault="00000000" w:rsidRPr="00000000" w14:paraId="000001AA">
            <w:pPr>
              <w:spacing w:line="254"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1AB">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Deliverable</w:t>
            </w:r>
          </w:p>
        </w:tc>
        <w:tc>
          <w:tcPr>
            <w:shd w:fill="ffe8e1" w:val="clear"/>
          </w:tcPr>
          <w:p w:rsidR="00000000" w:rsidDel="00000000" w:rsidP="00000000" w:rsidRDefault="00000000" w:rsidRPr="00000000" w14:paraId="000001AC">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Due Date</w:t>
            </w:r>
          </w:p>
        </w:tc>
        <w:tc>
          <w:tcPr>
            <w:shd w:fill="ffe8e1" w:val="clear"/>
          </w:tcPr>
          <w:p w:rsidR="00000000" w:rsidDel="00000000" w:rsidP="00000000" w:rsidRDefault="00000000" w:rsidRPr="00000000" w14:paraId="000001AD">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rHeight w:val="454" w:hRule="atLeast"/>
          <w:tblHeader w:val="0"/>
        </w:trPr>
        <w:tc>
          <w:tcPr>
            <w:vAlign w:val="center"/>
          </w:tcPr>
          <w:p w:rsidR="00000000" w:rsidDel="00000000" w:rsidP="00000000" w:rsidRDefault="00000000" w:rsidRPr="00000000" w14:paraId="000001A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vAlign w:val="center"/>
          </w:tcPr>
          <w:p w:rsidR="00000000" w:rsidDel="00000000" w:rsidP="00000000" w:rsidRDefault="00000000" w:rsidRPr="00000000" w14:paraId="000001A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1 - Project Introduction and Core Blueprint baseline</w:t>
            </w:r>
          </w:p>
        </w:tc>
        <w:tc>
          <w:tcPr>
            <w:vAlign w:val="center"/>
          </w:tcPr>
          <w:p w:rsidR="00000000" w:rsidDel="00000000" w:rsidP="00000000" w:rsidRDefault="00000000" w:rsidRPr="00000000" w14:paraId="000001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w:t>
            </w:r>
          </w:p>
        </w:tc>
        <w:tc>
          <w:tcPr>
            <w:vAlign w:val="center"/>
          </w:tcPr>
          <w:p w:rsidR="00000000" w:rsidDel="00000000" w:rsidP="00000000" w:rsidRDefault="00000000" w:rsidRPr="00000000" w14:paraId="000001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Problem, objectives, actors, scope, capabilities and main flows.</w:t>
            </w:r>
          </w:p>
        </w:tc>
      </w:tr>
      <w:tr>
        <w:trPr>
          <w:cantSplit w:val="0"/>
          <w:trHeight w:val="454" w:hRule="atLeast"/>
          <w:tblHeader w:val="0"/>
        </w:trPr>
        <w:tc>
          <w:tcPr>
            <w:vAlign w:val="center"/>
          </w:tcPr>
          <w:p w:rsidR="00000000" w:rsidDel="00000000" w:rsidP="00000000" w:rsidRDefault="00000000" w:rsidRPr="00000000" w14:paraId="000001B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vAlign w:val="center"/>
          </w:tcPr>
          <w:p w:rsidR="00000000" w:rsidDel="00000000" w:rsidP="00000000" w:rsidRDefault="00000000" w:rsidRPr="00000000" w14:paraId="000001B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2 - Project Management Plan v0.9</w:t>
            </w:r>
          </w:p>
        </w:tc>
        <w:tc>
          <w:tcPr>
            <w:vAlign w:val="center"/>
          </w:tcPr>
          <w:p w:rsidR="00000000" w:rsidDel="00000000" w:rsidP="00000000" w:rsidRDefault="00000000" w:rsidRPr="00000000" w14:paraId="000001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W2</w:t>
            </w:r>
          </w:p>
        </w:tc>
        <w:tc>
          <w:tcPr>
            <w:vAlign w:val="center"/>
          </w:tcPr>
          <w:p w:rsidR="00000000" w:rsidDel="00000000" w:rsidP="00000000" w:rsidRDefault="00000000" w:rsidRPr="00000000" w14:paraId="000001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Scope estimate, objectives, risks, process, schedule and responsibilities.</w:t>
            </w:r>
          </w:p>
        </w:tc>
      </w:tr>
      <w:tr>
        <w:trPr>
          <w:cantSplit w:val="0"/>
          <w:trHeight w:val="454" w:hRule="atLeast"/>
          <w:tblHeader w:val="0"/>
        </w:trPr>
        <w:tc>
          <w:tcPr>
            <w:vAlign w:val="center"/>
          </w:tcPr>
          <w:p w:rsidR="00000000" w:rsidDel="00000000" w:rsidP="00000000" w:rsidRDefault="00000000" w:rsidRPr="00000000" w14:paraId="000001B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vAlign w:val="center"/>
          </w:tcPr>
          <w:p w:rsidR="00000000" w:rsidDel="00000000" w:rsidP="00000000" w:rsidRDefault="00000000" w:rsidRPr="00000000" w14:paraId="000001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SRS baseline and Project Plan update</w:t>
            </w:r>
          </w:p>
        </w:tc>
        <w:tc>
          <w:tcPr>
            <w:vAlign w:val="center"/>
          </w:tcPr>
          <w:p w:rsidR="00000000" w:rsidDel="00000000" w:rsidP="00000000" w:rsidRDefault="00000000" w:rsidRPr="00000000" w14:paraId="000001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W3-W4</w:t>
            </w:r>
          </w:p>
        </w:tc>
        <w:tc>
          <w:tcPr>
            <w:vAlign w:val="center"/>
          </w:tcPr>
          <w:p w:rsidR="00000000" w:rsidDel="00000000" w:rsidP="00000000" w:rsidRDefault="00000000" w:rsidRPr="00000000" w14:paraId="000001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Business rules, use cases, exceptions, permissions, data dictionary and acceptance criteria.</w:t>
            </w:r>
          </w:p>
        </w:tc>
      </w:tr>
      <w:tr>
        <w:trPr>
          <w:cantSplit w:val="0"/>
          <w:trHeight w:val="454" w:hRule="atLeast"/>
          <w:tblHeader w:val="0"/>
        </w:trPr>
        <w:tc>
          <w:tcPr>
            <w:vAlign w:val="center"/>
          </w:tcPr>
          <w:p w:rsidR="00000000" w:rsidDel="00000000" w:rsidP="00000000" w:rsidRDefault="00000000" w:rsidRPr="00000000" w14:paraId="000001B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vAlign w:val="center"/>
          </w:tcPr>
          <w:p w:rsidR="00000000" w:rsidDel="00000000" w:rsidP="00000000" w:rsidRDefault="00000000" w:rsidRPr="00000000" w14:paraId="000001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Architecture and Design baseline</w:t>
            </w:r>
          </w:p>
        </w:tc>
        <w:tc>
          <w:tcPr>
            <w:vAlign w:val="center"/>
          </w:tcPr>
          <w:p w:rsidR="00000000" w:rsidDel="00000000" w:rsidP="00000000" w:rsidRDefault="00000000" w:rsidRPr="00000000" w14:paraId="000001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W5-W8</w:t>
            </w:r>
          </w:p>
        </w:tc>
        <w:tc>
          <w:tcPr>
            <w:vAlign w:val="center"/>
          </w:tcPr>
          <w:p w:rsidR="00000000" w:rsidDel="00000000" w:rsidP="00000000" w:rsidRDefault="00000000" w:rsidRPr="00000000" w14:paraId="000001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Architecture, database, APIs, UI flows, state models, deployment and security design.</w:t>
            </w:r>
          </w:p>
        </w:tc>
      </w:tr>
      <w:tr>
        <w:trPr>
          <w:cantSplit w:val="0"/>
          <w:trHeight w:val="454" w:hRule="atLeast"/>
          <w:tblHeader w:val="0"/>
        </w:trPr>
        <w:tc>
          <w:tcPr>
            <w:vAlign w:val="center"/>
          </w:tcPr>
          <w:p w:rsidR="00000000" w:rsidDel="00000000" w:rsidP="00000000" w:rsidRDefault="00000000" w:rsidRPr="00000000" w14:paraId="000001B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vAlign w:val="center"/>
          </w:tcPr>
          <w:p w:rsidR="00000000" w:rsidDel="00000000" w:rsidP="00000000" w:rsidRDefault="00000000" w:rsidRPr="00000000" w14:paraId="000001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Incremental software packages and test evidence</w:t>
            </w:r>
          </w:p>
        </w:tc>
        <w:tc>
          <w:tcPr>
            <w:vAlign w:val="center"/>
          </w:tcPr>
          <w:p w:rsidR="00000000" w:rsidDel="00000000" w:rsidP="00000000" w:rsidRDefault="00000000" w:rsidRPr="00000000" w14:paraId="000001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W8-W11</w:t>
            </w:r>
          </w:p>
        </w:tc>
        <w:tc>
          <w:tcPr>
            <w:vAlign w:val="center"/>
          </w:tcPr>
          <w:p w:rsidR="00000000" w:rsidDel="00000000" w:rsidP="00000000" w:rsidRDefault="00000000" w:rsidRPr="00000000" w14:paraId="000001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main flows, CI results, test cases, demos and traceability.</w:t>
            </w:r>
          </w:p>
        </w:tc>
      </w:tr>
      <w:tr>
        <w:trPr>
          <w:cantSplit w:val="0"/>
          <w:trHeight w:val="454" w:hRule="atLeast"/>
          <w:tblHeader w:val="0"/>
        </w:trPr>
        <w:tc>
          <w:tcPr>
            <w:vAlign w:val="center"/>
          </w:tcPr>
          <w:p w:rsidR="00000000" w:rsidDel="00000000" w:rsidP="00000000" w:rsidRDefault="00000000" w:rsidRPr="00000000" w14:paraId="000001C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vAlign w:val="center"/>
          </w:tcPr>
          <w:p w:rsidR="00000000" w:rsidDel="00000000" w:rsidP="00000000" w:rsidRDefault="00000000" w:rsidRPr="00000000" w14:paraId="000001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 Report and release candidate</w:t>
            </w:r>
          </w:p>
        </w:tc>
        <w:tc>
          <w:tcPr>
            <w:vAlign w:val="center"/>
          </w:tcPr>
          <w:p w:rsidR="00000000" w:rsidDel="00000000" w:rsidP="00000000" w:rsidRDefault="00000000" w:rsidRPr="00000000" w14:paraId="000001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W12</w:t>
            </w:r>
          </w:p>
        </w:tc>
        <w:tc>
          <w:tcPr>
            <w:vAlign w:val="center"/>
          </w:tcPr>
          <w:p w:rsidR="00000000" w:rsidDel="00000000" w:rsidP="00000000" w:rsidRDefault="00000000" w:rsidRPr="00000000" w14:paraId="000001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End-to-end results, defect status, installation and release evidence.</w:t>
            </w:r>
          </w:p>
        </w:tc>
      </w:tr>
      <w:tr>
        <w:trPr>
          <w:cantSplit w:val="0"/>
          <w:trHeight w:val="454" w:hRule="atLeast"/>
          <w:tblHeader w:val="0"/>
          <w:ins w:id="9070" w:author="Lu (Claude)" w:date="2026-10-21T00:00:00Z"/>
        </w:trPr>
        <w:tc>
          <w:tcPr>
            <w:vAlign w:val="center"/>
          </w:tcPr>
          <w:p>
            <w:pPr>
              <w:jc w:val="center"/>
              <w:rPr>
                <w:rFonts w:ascii="Calibri" w:cs="Calibri" w:eastAsia="Calibri" w:hAnsi="Calibri"/>
                <w:sz w:val="22"/>
                <w:szCs w:val="22"/>
              </w:rPr>
            </w:pPr>
            <w:ins w:id="9066" w:author="Lu (Claude)" w:date="2026-10-21T00:00:00Z">
              <w:r>
                <w:rPr>
                  <w:rFonts w:ascii="Calibri" w:cs="Calibri" w:eastAsia="Calibri" w:hAnsi="Calibri"/>
                  <w:sz w:val="22"/>
                  <w:szCs w:val="22"/>
                  <w:rtl w:val="0"/>
                </w:rPr>
                <w:t xml:space="preserve">7</w:t>
              </w:r>
            </w:ins>
          </w:p>
        </w:tc>
        <w:tc>
          <w:tcPr>
            <w:vAlign w:val="center"/>
          </w:tcPr>
          <w:p>
            <w:pPr>
              <w:rPr>
                <w:rFonts w:ascii="Calibri" w:cs="Calibri" w:eastAsia="Calibri" w:hAnsi="Calibri"/>
                <w:sz w:val="22"/>
                <w:szCs w:val="22"/>
              </w:rPr>
            </w:pPr>
            <w:ins w:id="9067" w:author="Lu (Claude)" w:date="2026-10-21T00:00:00Z">
              <w:r>
                <w:rPr>
                  <w:rFonts w:ascii="Calibri" w:cs="Calibri" w:eastAsia="Calibri" w:hAnsi="Calibri"/>
                  <w:sz w:val="22"/>
                  <w:szCs w:val="22"/>
                  <w:rtl w:val="0"/>
                </w:rPr>
                <w:t xml:space="preserve">Report 3 - Project Tracking (WBS, issues, defects, Q&amp;A)</w:t>
              </w:r>
            </w:ins>
          </w:p>
        </w:tc>
        <w:tc>
          <w:tcPr>
            <w:vAlign w:val="center"/>
          </w:tcPr>
          <w:p>
            <w:pPr>
              <w:rPr>
                <w:rFonts w:ascii="Calibri" w:cs="Calibri" w:eastAsia="Calibri" w:hAnsi="Calibri"/>
                <w:sz w:val="22"/>
                <w:szCs w:val="22"/>
              </w:rPr>
            </w:pPr>
            <w:ins w:id="9068" w:author="Lu (Claude)" w:date="2026-10-21T00:00:00Z">
              <w:r>
                <w:rPr>
                  <w:rFonts w:ascii="Calibri" w:cs="Calibri" w:eastAsia="Calibri" w:hAnsi="Calibri"/>
                  <w:sz w:val="22"/>
                  <w:szCs w:val="22"/>
                  <w:rtl w:val="0"/>
                </w:rPr>
                <w:t xml:space="preserve">W1-W15</w:t>
              </w:r>
            </w:ins>
          </w:p>
        </w:tc>
        <w:tc>
          <w:tcPr>
            <w:vAlign w:val="center"/>
          </w:tcPr>
          <w:p>
            <w:pPr>
              <w:rPr>
                <w:rFonts w:ascii="Calibri" w:cs="Calibri" w:eastAsia="Calibri" w:hAnsi="Calibri"/>
                <w:sz w:val="22"/>
                <w:szCs w:val="22"/>
              </w:rPr>
            </w:pPr>
            <w:ins w:id="9069" w:author="Lu (Claude)" w:date="2026-10-21T00:00:00Z">
              <w:r>
                <w:rPr>
                  <w:rFonts w:ascii="Calibri" w:cs="Calibri" w:eastAsia="Calibri" w:hAnsi="Calibri"/>
                  <w:sz w:val="22"/>
                  <w:szCs w:val="22"/>
                  <w:rtl w:val="0"/>
                </w:rPr>
                <w:t xml:space="preserve">Updated weekly; the WBS status follows the delivered increments.</w:t>
              </w:r>
            </w:ins>
          </w:p>
        </w:tc>
      </w:tr>
      <w:tr>
        <w:trPr>
          <w:cantSplit w:val="0"/>
          <w:trHeight w:val="454" w:hRule="atLeast"/>
          <w:tblHeader w:val="0"/>
          <w:ins w:id="9075" w:author="Lu (Claude)" w:date="2026-10-21T00:00:00Z"/>
        </w:trPr>
        <w:tc>
          <w:tcPr>
            <w:vAlign w:val="center"/>
          </w:tcPr>
          <w:p>
            <w:pPr>
              <w:jc w:val="center"/>
              <w:rPr>
                <w:rFonts w:ascii="Calibri" w:cs="Calibri" w:eastAsia="Calibri" w:hAnsi="Calibri"/>
                <w:sz w:val="22"/>
                <w:szCs w:val="22"/>
              </w:rPr>
            </w:pPr>
            <w:ins w:id="9071" w:author="Lu (Claude)" w:date="2026-10-21T00:00:00Z">
              <w:r>
                <w:rPr>
                  <w:rFonts w:ascii="Calibri" w:cs="Calibri" w:eastAsia="Calibri" w:hAnsi="Calibri"/>
                  <w:sz w:val="22"/>
                  <w:szCs w:val="22"/>
                  <w:rtl w:val="0"/>
                </w:rPr>
                <w:t xml:space="preserve">8</w:t>
              </w:r>
            </w:ins>
          </w:p>
        </w:tc>
        <w:tc>
          <w:tcPr>
            <w:vAlign w:val="center"/>
          </w:tcPr>
          <w:p>
            <w:pPr>
              <w:rPr>
                <w:rFonts w:ascii="Calibri" w:cs="Calibri" w:eastAsia="Calibri" w:hAnsi="Calibri"/>
                <w:sz w:val="22"/>
                <w:szCs w:val="22"/>
              </w:rPr>
            </w:pPr>
            <w:ins w:id="9072" w:author="Lu (Claude)" w:date="2026-10-21T00:00:00Z">
              <w:r>
                <w:rPr>
                  <w:rFonts w:ascii="Calibri" w:cs="Calibri" w:eastAsia="Calibri" w:hAnsi="Calibri"/>
                  <w:sz w:val="22"/>
                  <w:szCs w:val="22"/>
                  <w:rtl w:val="0"/>
                </w:rPr>
                <w:t xml:space="preserve">Final report, slides and demonstration package</w:t>
              </w:r>
            </w:ins>
          </w:p>
        </w:tc>
        <w:tc>
          <w:tcPr>
            <w:vAlign w:val="center"/>
          </w:tcPr>
          <w:p>
            <w:pPr>
              <w:rPr>
                <w:rFonts w:ascii="Calibri" w:cs="Calibri" w:eastAsia="Calibri" w:hAnsi="Calibri"/>
                <w:sz w:val="22"/>
                <w:szCs w:val="22"/>
              </w:rPr>
            </w:pPr>
            <w:ins w:id="9073" w:author="Lu (Claude)" w:date="2026-10-21T00:00:00Z">
              <w:r>
                <w:rPr>
                  <w:rFonts w:ascii="Calibri" w:cs="Calibri" w:eastAsia="Calibri" w:hAnsi="Calibri"/>
                  <w:sz w:val="22"/>
                  <w:szCs w:val="22"/>
                  <w:rtl w:val="0"/>
                </w:rPr>
                <w:t xml:space="preserve">W13-W15</w:t>
              </w:r>
            </w:ins>
          </w:p>
        </w:tc>
        <w:tc>
          <w:tcPr>
            <w:vAlign w:val="center"/>
          </w:tcPr>
          <w:p>
            <w:pPr>
              <w:rPr>
                <w:rFonts w:ascii="Calibri" w:cs="Calibri" w:eastAsia="Calibri" w:hAnsi="Calibri"/>
                <w:sz w:val="22"/>
                <w:szCs w:val="22"/>
              </w:rPr>
            </w:pPr>
            <w:ins w:id="9074" w:author="Lu (Claude)" w:date="2026-10-21T00:00:00Z">
              <w:r>
                <w:rPr>
                  <w:rFonts w:ascii="Calibri" w:cs="Calibri" w:eastAsia="Calibri" w:hAnsi="Calibri"/>
                  <w:sz w:val="22"/>
                  <w:szCs w:val="22"/>
                  <w:rtl w:val="0"/>
                </w:rPr>
                <w:t xml:space="preserve">Faculty Council checkpoint, feedback closure and final defense.</w:t>
              </w:r>
            </w:ins>
          </w:p>
        </w:tc>
      </w:tr>
    </w:tbl>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2"/>
        <w:rPr>
          <w:i w:val="1"/>
          <w:iCs w:val="1"/>
          <w:color w:val="0000ff"/>
        </w:rPr>
      </w:pPr>
      <w:bookmarkStart w:colFirst="0" w:colLast="0" w:name="_heading=h.hgmdr5lcf4lx" w:id="12"/>
      <w:bookmarkEnd w:id="12"/>
      <w:r w:rsidDel="00000000" w:rsidR="00000000" w:rsidRPr="00000000">
        <w:rPr>
          <w:rtl w:val="0"/>
        </w:rPr>
        <w:t xml:space="preserve">4. Responsibility Assignments</w:t>
      </w:r>
      <w:r w:rsidDel="00000000" w:rsidR="00000000" w:rsidRPr="00000000">
        <w:rPr>
          <w:rtl w:val="0"/>
        </w:rPr>
      </w:r>
    </w:p>
    <w:p w:rsidR="00000000" w:rsidDel="00000000" w:rsidP="00000000" w:rsidRDefault="00000000" w:rsidRPr="00000000" w14:paraId="000001C8">
      <w:pPr>
        <w:spacing w:after="0" w:line="240" w:lineRule="auto"/>
        <w:ind w:left="142" w:firstLine="0"/>
        <w:rPr>
          <w:b w:val="1"/>
          <w:bCs w:val="1"/>
          <w:i w:val="1"/>
          <w:iCs w:val="1"/>
        </w:rPr>
      </w:pPr>
      <w:r w:rsidDel="00000000" w:rsidR="00000000" w:rsidRPr="00000000">
        <w:rPr>
          <w:b w:val="1"/>
          <w:bCs w:val="1"/>
          <w:i w:val="1"/>
          <w:iCs w:val="1"/>
          <w:rtl w:val="0"/>
        </w:rPr>
        <w:t xml:space="preserve">Table 7. Responsibility Assignment Matrix </w:t>
      </w:r>
    </w:p>
    <w:p w:rsidR="00000000" w:rsidDel="00000000" w:rsidP="00000000" w:rsidRDefault="00000000" w:rsidRPr="00000000" w14:paraId="000001C9">
      <w:pPr>
        <w:spacing w:after="0" w:line="240" w:lineRule="auto"/>
        <w:ind w:left="142" w:firstLine="0"/>
        <w:rPr>
          <w:i w:val="1"/>
          <w:iCs w:val="1"/>
        </w:rPr>
      </w:pPr>
      <w:r w:rsidDel="00000000" w:rsidR="00000000" w:rsidRPr="00000000">
        <w:rPr>
          <w:i w:val="1"/>
          <w:iCs w:val="1"/>
          <w:rtl w:val="0"/>
        </w:rPr>
        <w:t xml:space="preserve">D~Do; R~Review; S~Support; I~Informed; &lt;blank&gt;- Omitted</w:t>
      </w:r>
    </w:p>
    <w:tbl>
      <w:tblPr>
        <w:tblStyle w:val="Table7"/>
        <w:tblW w:w="8681.0" w:type="dxa"/>
        <w:jc w:val="left"/>
        <w:tblInd w:w="1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130"/>
        <w:gridCol w:w="498"/>
        <w:gridCol w:w="517"/>
        <w:gridCol w:w="498"/>
        <w:gridCol w:w="540"/>
        <w:gridCol w:w="498"/>
        <w:tblGridChange w:id="0">
          <w:tblGrid>
            <w:gridCol w:w="6130"/>
            <w:gridCol w:w="498"/>
            <w:gridCol w:w="517"/>
            <w:gridCol w:w="498"/>
            <w:gridCol w:w="540"/>
            <w:gridCol w:w="498"/>
          </w:tblGrid>
        </w:tblGridChange>
      </w:tblGrid>
      <w:tr>
        <w:trPr>
          <w:cantSplit w:val="1"/>
          <w:trHeight w:val="2058" w:hRule="atLeast"/>
          <w:tblHeader w:val="0"/>
        </w:trPr>
        <w:tc>
          <w:tcPr>
            <w:shd w:fill="ffe8e1" w:val="clear"/>
          </w:tcPr>
          <w:p w:rsidR="00000000" w:rsidDel="00000000" w:rsidP="00000000" w:rsidRDefault="00000000" w:rsidRPr="00000000" w14:paraId="000001C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Responsibility</w:t>
            </w:r>
          </w:p>
        </w:tc>
        <w:tc>
          <w:tcPr>
            <w:shd w:fill="ffe8e1" w:val="clear"/>
          </w:tcPr>
          <w:p w:rsidR="00000000" w:rsidDel="00000000" w:rsidP="00000000" w:rsidRDefault="00000000" w:rsidRPr="00000000" w14:paraId="000001CB">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TriCHSE184047</w:t>
            </w:r>
          </w:p>
        </w:tc>
        <w:tc>
          <w:tcPr>
            <w:shd w:fill="ffe8e1" w:val="clear"/>
          </w:tcPr>
          <w:p w:rsidR="00000000" w:rsidDel="00000000" w:rsidP="00000000" w:rsidRDefault="00000000" w:rsidRPr="00000000" w14:paraId="000001CC">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SonKNSE184040</w:t>
            </w:r>
          </w:p>
        </w:tc>
        <w:tc>
          <w:tcPr>
            <w:shd w:fill="ffe8e1" w:val="clear"/>
          </w:tcPr>
          <w:p w:rsidR="00000000" w:rsidDel="00000000" w:rsidP="00000000" w:rsidRDefault="00000000" w:rsidRPr="00000000" w14:paraId="000001CD">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QuiTHSE184355</w:t>
            </w:r>
          </w:p>
        </w:tc>
        <w:tc>
          <w:tcPr>
            <w:shd w:fill="ffe8e1" w:val="clear"/>
          </w:tcPr>
          <w:p w:rsidR="00000000" w:rsidDel="00000000" w:rsidP="00000000" w:rsidRDefault="00000000" w:rsidRPr="00000000" w14:paraId="000001CE">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MiLTTSE184379</w:t>
            </w:r>
          </w:p>
        </w:tc>
        <w:tc>
          <w:tcPr>
            <w:shd w:fill="ffe8e1" w:val="clear"/>
          </w:tcPr>
          <w:p w:rsidR="00000000" w:rsidDel="00000000" w:rsidP="00000000" w:rsidRDefault="00000000" w:rsidRPr="00000000" w14:paraId="000001CF">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SangNVSE183276</w:t>
            </w:r>
          </w:p>
        </w:tc>
      </w:tr>
      <w:tr>
        <w:trPr>
          <w:cantSplit w:val="0"/>
          <w:trHeight w:val="397" w:hRule="atLeast"/>
          <w:tblHeader w:val="0"/>
        </w:trPr>
        <w:tc>
          <w:tcPr>
            <w:vAlign w:val="center"/>
          </w:tcPr>
          <w:p w:rsidR="00000000" w:rsidDel="00000000" w:rsidP="00000000" w:rsidRDefault="00000000" w:rsidRPr="00000000" w14:paraId="000001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planning, tracking and reporting</w:t>
            </w:r>
          </w:p>
        </w:tc>
        <w:tc>
          <w:tcPr>
            <w:vAlign w:val="center"/>
          </w:tcPr>
          <w:p w:rsidR="00000000" w:rsidDel="00000000" w:rsidP="00000000" w:rsidRDefault="00000000" w:rsidRPr="00000000" w14:paraId="000001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vAlign w:val="center"/>
          </w:tcPr>
          <w:p w:rsidR="00000000" w:rsidDel="00000000" w:rsidP="00000000" w:rsidRDefault="00000000" w:rsidRPr="00000000" w14:paraId="000001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vAlign w:val="center"/>
          </w:tcPr>
          <w:p w:rsidR="00000000" w:rsidDel="00000000" w:rsidP="00000000" w:rsidRDefault="00000000" w:rsidRPr="00000000" w14:paraId="000001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vAlign w:val="center"/>
          </w:tcPr>
          <w:p w:rsidR="00000000" w:rsidDel="00000000" w:rsidP="00000000" w:rsidRDefault="00000000" w:rsidRPr="00000000" w14:paraId="000001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vAlign w:val="center"/>
          </w:tcPr>
          <w:p w:rsidR="00000000" w:rsidDel="00000000" w:rsidP="00000000" w:rsidRDefault="00000000" w:rsidRPr="00000000" w14:paraId="000001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r>
        <w:trPr>
          <w:cantSplit w:val="0"/>
          <w:trHeight w:val="397" w:hRule="atLeast"/>
          <w:tblHeader w:val="0"/>
        </w:trPr>
        <w:tc>
          <w:tcPr>
            <w:vAlign w:val="center"/>
          </w:tcPr>
          <w:p w:rsidR="00000000" w:rsidDel="00000000" w:rsidP="00000000" w:rsidRDefault="00000000" w:rsidRPr="00000000" w14:paraId="000001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Requirements and cross-document consistency</w:t>
            </w:r>
          </w:p>
        </w:tc>
        <w:tc>
          <w:tcPr>
            <w:vAlign w:val="center"/>
          </w:tcPr>
          <w:p w:rsidR="00000000" w:rsidDel="00000000" w:rsidP="00000000" w:rsidRDefault="00000000" w:rsidRPr="00000000" w14:paraId="000001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vAlign w:val="center"/>
          </w:tcPr>
          <w:p w:rsidR="00000000" w:rsidDel="00000000" w:rsidP="00000000" w:rsidRDefault="00000000" w:rsidRPr="00000000" w14:paraId="000001D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vAlign w:val="center"/>
          </w:tcPr>
          <w:p w:rsidR="00000000" w:rsidDel="00000000" w:rsidP="00000000" w:rsidRDefault="00000000" w:rsidRPr="00000000" w14:paraId="000001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vAlign w:val="center"/>
          </w:tcPr>
          <w:p w:rsidR="00000000" w:rsidDel="00000000" w:rsidP="00000000" w:rsidRDefault="00000000" w:rsidRPr="00000000" w14:paraId="000001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vAlign w:val="center"/>
          </w:tcPr>
          <w:p w:rsidR="00000000" w:rsidDel="00000000" w:rsidP="00000000" w:rsidRDefault="00000000" w:rsidRPr="00000000" w14:paraId="000001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vAlign w:val="center"/>
          </w:tcPr>
          <w:p w:rsidR="00000000" w:rsidDel="00000000" w:rsidP="00000000" w:rsidRDefault="00000000" w:rsidRPr="00000000" w14:paraId="000001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MF-01 Create, approve and publish Job</w:t>
            </w:r>
          </w:p>
        </w:tc>
        <w:tc>
          <w:tcPr>
            <w:vAlign w:val="center"/>
          </w:tcPr>
          <w:p w:rsidR="00000000" w:rsidDel="00000000" w:rsidP="00000000" w:rsidRDefault="00000000" w:rsidRPr="00000000" w14:paraId="000001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vAlign w:val="center"/>
          </w:tcPr>
          <w:p w:rsidR="00000000" w:rsidDel="00000000" w:rsidP="00000000" w:rsidRDefault="00000000" w:rsidRPr="00000000" w14:paraId="000001DE">
            <w:pPr>
              <w:rPr>
                <w:rFonts w:ascii="Calibri" w:cs="Calibri" w:eastAsia="Calibri" w:hAnsi="Calibri"/>
                <w:sz w:val="22"/>
                <w:szCs w:val="22"/>
              </w:rPr>
            </w:pPr>
            <w:del w:id="9076" w:author="Lu (Claude)" w:date="2026-10-21T00:00:00Z">
              <w:r>
                <w:rPr>
                  <w:rFonts w:ascii="Calibri" w:cs="Calibri" w:eastAsia="Calibri" w:hAnsi="Calibri"/>
                  <w:sz w:val="22"/>
                  <w:szCs w:val="22"/>
                  <w:rtl w:val="0"/>
                </w:rPr>
                <w:delText xml:space="preserve">S</w:delText>
              </w:r>
            </w:del>
            <w:ins w:id="9077" w:author="Lu (Claude)" w:date="2026-10-21T00:00:00Z">
              <w:r>
                <w:rPr>
                  <w:rFonts w:ascii="Calibri" w:cs="Calibri" w:eastAsia="Calibri" w:hAnsi="Calibri"/>
                  <w:sz w:val="22"/>
                  <w:szCs w:val="22"/>
                  <w:rtl w:val="0"/>
                </w:rPr>
                <w:t xml:space="preserve">I</w:t>
              </w:r>
            </w:ins>
          </w:p>
        </w:tc>
        <w:tc>
          <w:tcPr>
            <w:vAlign w:val="center"/>
          </w:tcPr>
          <w:p w:rsidR="00000000" w:rsidDel="00000000" w:rsidP="00000000" w:rsidRDefault="00000000" w:rsidRPr="00000000" w14:paraId="000001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vAlign w:val="center"/>
          </w:tcPr>
          <w:p w:rsidR="00000000" w:rsidDel="00000000" w:rsidP="00000000" w:rsidRDefault="00000000" w:rsidRPr="00000000" w14:paraId="000001E0">
            <w:pPr>
              <w:rPr>
                <w:rFonts w:ascii="Calibri" w:cs="Calibri" w:eastAsia="Calibri" w:hAnsi="Calibri"/>
                <w:sz w:val="22"/>
                <w:szCs w:val="22"/>
              </w:rPr>
            </w:pPr>
            <w:del w:id="9078" w:author="Lu (Claude)" w:date="2026-10-21T00:00:00Z">
              <w:r>
                <w:rPr>
                  <w:rFonts w:ascii="Calibri" w:cs="Calibri" w:eastAsia="Calibri" w:hAnsi="Calibri"/>
                  <w:sz w:val="22"/>
                  <w:szCs w:val="22"/>
                  <w:rtl w:val="0"/>
                </w:rPr>
                <w:delText xml:space="preserve">I</w:delText>
              </w:r>
            </w:del>
            <w:ins w:id="9079" w:author="Lu (Claude)" w:date="2026-10-21T00:00:00Z">
              <w:r>
                <w:rPr>
                  <w:rFonts w:ascii="Calibri" w:cs="Calibri" w:eastAsia="Calibri" w:hAnsi="Calibri"/>
                  <w:sz w:val="22"/>
                  <w:szCs w:val="22"/>
                  <w:rtl w:val="0"/>
                </w:rPr>
                <w:t xml:space="preserve">S</w:t>
              </w:r>
            </w:ins>
          </w:p>
        </w:tc>
        <w:tc>
          <w:tcPr>
            <w:vAlign w:val="center"/>
          </w:tcPr>
          <w:p w:rsidR="00000000" w:rsidDel="00000000" w:rsidP="00000000" w:rsidRDefault="00000000" w:rsidRPr="00000000" w14:paraId="000001E1">
            <w:pPr>
              <w:rPr>
                <w:rFonts w:ascii="Calibri" w:cs="Calibri" w:eastAsia="Calibri" w:hAnsi="Calibri"/>
                <w:sz w:val="22"/>
                <w:szCs w:val="22"/>
              </w:rPr>
            </w:pPr>
            <w:del w:id="9080" w:author="Lu (Claude)" w:date="2026-10-21T00:00:00Z">
              <w:r>
                <w:rPr>
                  <w:rFonts w:ascii="Calibri" w:cs="Calibri" w:eastAsia="Calibri" w:hAnsi="Calibri"/>
                  <w:sz w:val="22"/>
                  <w:szCs w:val="22"/>
                  <w:rtl w:val="0"/>
                </w:rPr>
                <w:delText xml:space="preserve">I</w:delText>
              </w:r>
            </w:del>
            <w:ins w:id="9081" w:author="Lu (Claude)" w:date="2026-10-21T00:00:00Z">
              <w:r>
                <w:rPr>
                  <w:rFonts w:ascii="Calibri" w:cs="Calibri" w:eastAsia="Calibri" w:hAnsi="Calibri"/>
                  <w:sz w:val="22"/>
                  <w:szCs w:val="22"/>
                  <w:rtl w:val="0"/>
                </w:rPr>
                <w:t xml:space="preserve">S</w:t>
              </w:r>
            </w:ins>
          </w:p>
        </w:tc>
      </w:tr>
      <w:tr>
        <w:trPr>
          <w:cantSplit w:val="0"/>
          <w:trHeight w:val="397" w:hRule="atLeast"/>
          <w:tblHeader w:val="0"/>
        </w:trPr>
        <w:tc>
          <w:tcPr>
            <w:vAlign w:val="center"/>
          </w:tcPr>
          <w:p w:rsidR="00000000" w:rsidDel="00000000" w:rsidP="00000000" w:rsidRDefault="00000000" w:rsidRPr="00000000" w14:paraId="000001E2">
            <w:pPr>
              <w:rPr>
                <w:rFonts w:ascii="Calibri" w:cs="Calibri" w:eastAsia="Calibri" w:hAnsi="Calibri"/>
                <w:sz w:val="22"/>
                <w:szCs w:val="22"/>
              </w:rPr>
            </w:pPr>
            <w:del w:id="9132" w:author="Lu (Claude)" w:date="2026-10-21T00:00:00Z">
              <w:r>
                <w:rPr>
                  <w:rFonts w:ascii="Calibri" w:cs="Calibri" w:eastAsia="Calibri" w:hAnsi="Calibri"/>
                  <w:sz w:val="22"/>
                  <w:szCs w:val="22"/>
                  <w:rtl w:val="0"/>
                </w:rPr>
                <w:delText xml:space="preserve">MF-02 Candidate submission, duplicate marking and source</w:delText>
              </w:r>
            </w:del>
            <w:ins w:id="9133" w:author="Lu (Claude)" w:date="2026-10-21T00:00:00Z">
              <w:r>
                <w:rPr>
                  <w:rFonts w:ascii="Calibri" w:cs="Calibri" w:eastAsia="Calibri" w:hAnsi="Calibri"/>
                  <w:sz w:val="22"/>
                  <w:szCs w:val="22"/>
                  <w:rtl w:val="0"/>
                </w:rPr>
                <w:t xml:space="preserve">MF-02 Candidate submission, consent, duplicate blocking and source</w:t>
              </w:r>
            </w:ins>
          </w:p>
        </w:tc>
        <w:tc>
          <w:tcPr>
            <w:vAlign w:val="center"/>
          </w:tcPr>
          <w:p w:rsidR="00000000" w:rsidDel="00000000" w:rsidP="00000000" w:rsidRDefault="00000000" w:rsidRPr="00000000" w14:paraId="000001E3">
            <w:pPr>
              <w:rPr>
                <w:rFonts w:ascii="Calibri" w:cs="Calibri" w:eastAsia="Calibri" w:hAnsi="Calibri"/>
                <w:sz w:val="22"/>
                <w:szCs w:val="22"/>
              </w:rPr>
            </w:pPr>
            <w:del w:id="9082" w:author="Lu (Claude)" w:date="2026-10-21T00:00:00Z">
              <w:r>
                <w:rPr>
                  <w:rFonts w:ascii="Calibri" w:cs="Calibri" w:eastAsia="Calibri" w:hAnsi="Calibri"/>
                  <w:sz w:val="22"/>
                  <w:szCs w:val="22"/>
                  <w:rtl w:val="0"/>
                </w:rPr>
                <w:delText xml:space="preserve">R</w:delText>
              </w:r>
            </w:del>
            <w:ins w:id="9083" w:author="Lu (Claude)" w:date="2026-10-21T00:00:00Z">
              <w:r>
                <w:rPr>
                  <w:rFonts w:ascii="Calibri" w:cs="Calibri" w:eastAsia="Calibri" w:hAnsi="Calibri"/>
                  <w:sz w:val="22"/>
                  <w:szCs w:val="22"/>
                  <w:rtl w:val="0"/>
                </w:rPr>
                <w:t xml:space="preserve">D</w:t>
              </w:r>
            </w:ins>
          </w:p>
        </w:tc>
        <w:tc>
          <w:tcPr>
            <w:vAlign w:val="center"/>
          </w:tcPr>
          <w:p w:rsidR="00000000" w:rsidDel="00000000" w:rsidP="00000000" w:rsidRDefault="00000000" w:rsidRPr="00000000" w14:paraId="000001E4">
            <w:pPr>
              <w:rPr>
                <w:rFonts w:ascii="Calibri" w:cs="Calibri" w:eastAsia="Calibri" w:hAnsi="Calibri"/>
                <w:sz w:val="22"/>
                <w:szCs w:val="22"/>
              </w:rPr>
            </w:pPr>
            <w:del w:id="9084" w:author="Lu (Claude)" w:date="2026-10-21T00:00:00Z">
              <w:r>
                <w:rPr>
                  <w:rFonts w:ascii="Calibri" w:cs="Calibri" w:eastAsia="Calibri" w:hAnsi="Calibri"/>
                  <w:sz w:val="22"/>
                  <w:szCs w:val="22"/>
                  <w:rtl w:val="0"/>
                </w:rPr>
                <w:delText xml:space="preserve">D</w:delText>
              </w:r>
            </w:del>
            <w:ins w:id="9085" w:author="Lu (Claude)" w:date="2026-10-21T00:00:00Z">
              <w:r>
                <w:rPr>
                  <w:rFonts w:ascii="Calibri" w:cs="Calibri" w:eastAsia="Calibri" w:hAnsi="Calibri"/>
                  <w:sz w:val="22"/>
                  <w:szCs w:val="22"/>
                  <w:rtl w:val="0"/>
                </w:rPr>
                <w:t xml:space="preserve">I</w:t>
              </w:r>
            </w:ins>
          </w:p>
        </w:tc>
        <w:tc>
          <w:tcPr>
            <w:vAlign w:val="center"/>
          </w:tcPr>
          <w:p w:rsidR="00000000" w:rsidDel="00000000" w:rsidP="00000000" w:rsidRDefault="00000000" w:rsidRPr="00000000" w14:paraId="000001E5">
            <w:pPr>
              <w:rPr>
                <w:rFonts w:ascii="Calibri" w:cs="Calibri" w:eastAsia="Calibri" w:hAnsi="Calibri"/>
                <w:sz w:val="22"/>
                <w:szCs w:val="22"/>
              </w:rPr>
            </w:pPr>
            <w:del w:id="9086" w:author="Lu (Claude)" w:date="2026-10-21T00:00:00Z">
              <w:r>
                <w:rPr>
                  <w:rFonts w:ascii="Calibri" w:cs="Calibri" w:eastAsia="Calibri" w:hAnsi="Calibri"/>
                  <w:sz w:val="22"/>
                  <w:szCs w:val="22"/>
                  <w:rtl w:val="0"/>
                </w:rPr>
                <w:delText xml:space="preserve">S</w:delText>
              </w:r>
            </w:del>
            <w:ins w:id="9087" w:author="Lu (Claude)" w:date="2026-10-21T00:00:00Z">
              <w:r>
                <w:rPr>
                  <w:rFonts w:ascii="Calibri" w:cs="Calibri" w:eastAsia="Calibri" w:hAnsi="Calibri"/>
                  <w:sz w:val="22"/>
                  <w:szCs w:val="22"/>
                  <w:rtl w:val="0"/>
                </w:rPr>
                <w:t xml:space="preserve">R</w:t>
              </w:r>
            </w:ins>
          </w:p>
        </w:tc>
        <w:tc>
          <w:tcPr>
            <w:vAlign w:val="center"/>
          </w:tcPr>
          <w:p w:rsidR="00000000" w:rsidDel="00000000" w:rsidP="00000000" w:rsidRDefault="00000000" w:rsidRPr="00000000" w14:paraId="000001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vAlign w:val="center"/>
          </w:tcPr>
          <w:p w:rsidR="00000000" w:rsidDel="00000000" w:rsidP="00000000" w:rsidRDefault="00000000" w:rsidRPr="00000000" w14:paraId="000001E7">
            <w:pPr>
              <w:rPr>
                <w:rFonts w:ascii="Calibri" w:cs="Calibri" w:eastAsia="Calibri" w:hAnsi="Calibri"/>
                <w:sz w:val="22"/>
                <w:szCs w:val="22"/>
              </w:rPr>
            </w:pPr>
            <w:del w:id="9088" w:author="Lu (Claude)" w:date="2026-10-21T00:00:00Z">
              <w:r>
                <w:rPr>
                  <w:rFonts w:ascii="Calibri" w:cs="Calibri" w:eastAsia="Calibri" w:hAnsi="Calibri"/>
                  <w:sz w:val="22"/>
                  <w:szCs w:val="22"/>
                  <w:rtl w:val="0"/>
                </w:rPr>
                <w:delText xml:space="preserve">I</w:delText>
              </w:r>
            </w:del>
            <w:ins w:id="9089" w:author="Lu (Claude)" w:date="2026-10-21T00:00:00Z">
              <w:r>
                <w:rPr>
                  <w:rFonts w:ascii="Calibri" w:cs="Calibri" w:eastAsia="Calibri" w:hAnsi="Calibri"/>
                  <w:sz w:val="22"/>
                  <w:szCs w:val="22"/>
                  <w:rtl w:val="0"/>
                </w:rPr>
                <w:t xml:space="preserve">S</w:t>
              </w:r>
            </w:ins>
          </w:p>
        </w:tc>
      </w:tr>
      <w:tr>
        <w:trPr>
          <w:cantSplit w:val="0"/>
          <w:trHeight w:val="397" w:hRule="atLeast"/>
          <w:tblHeader w:val="0"/>
        </w:trPr>
        <w:tc>
          <w:tcPr>
            <w:vAlign w:val="center"/>
          </w:tcPr>
          <w:p w:rsidR="00000000" w:rsidDel="00000000" w:rsidP="00000000" w:rsidRDefault="00000000" w:rsidRPr="00000000" w14:paraId="000001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MF-03 AI Matching and screening support</w:t>
            </w:r>
          </w:p>
        </w:tc>
        <w:tc>
          <w:tcPr>
            <w:vAlign w:val="center"/>
          </w:tcPr>
          <w:p w:rsidR="00000000" w:rsidDel="00000000" w:rsidP="00000000" w:rsidRDefault="00000000" w:rsidRPr="00000000" w14:paraId="000001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vAlign w:val="center"/>
          </w:tcPr>
          <w:p w:rsidR="00000000" w:rsidDel="00000000" w:rsidP="00000000" w:rsidRDefault="00000000" w:rsidRPr="00000000" w14:paraId="000001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vAlign w:val="center"/>
          </w:tcPr>
          <w:p w:rsidR="00000000" w:rsidDel="00000000" w:rsidP="00000000" w:rsidRDefault="00000000" w:rsidRPr="00000000" w14:paraId="000001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vAlign w:val="center"/>
          </w:tcPr>
          <w:p w:rsidR="00000000" w:rsidDel="00000000" w:rsidP="00000000" w:rsidRDefault="00000000" w:rsidRPr="00000000" w14:paraId="000001EC">
            <w:pPr>
              <w:rPr>
                <w:rFonts w:ascii="Calibri" w:cs="Calibri" w:eastAsia="Calibri" w:hAnsi="Calibri"/>
                <w:sz w:val="22"/>
                <w:szCs w:val="22"/>
              </w:rPr>
            </w:pPr>
            <w:del w:id="9090" w:author="Lu (Claude)" w:date="2026-10-21T00:00:00Z">
              <w:r>
                <w:rPr>
                  <w:rFonts w:ascii="Calibri" w:cs="Calibri" w:eastAsia="Calibri" w:hAnsi="Calibri"/>
                  <w:sz w:val="22"/>
                  <w:szCs w:val="22"/>
                  <w:rtl w:val="0"/>
                </w:rPr>
                <w:delText xml:space="preserve">R</w:delText>
              </w:r>
            </w:del>
            <w:ins w:id="9091" w:author="Lu (Claude)" w:date="2026-10-21T00:00:00Z">
              <w:r>
                <w:rPr>
                  <w:rFonts w:ascii="Calibri" w:cs="Calibri" w:eastAsia="Calibri" w:hAnsi="Calibri"/>
                  <w:sz w:val="22"/>
                  <w:szCs w:val="22"/>
                  <w:rtl w:val="0"/>
                </w:rPr>
                <w:t xml:space="preserve">I</w:t>
              </w:r>
            </w:ins>
          </w:p>
        </w:tc>
        <w:tc>
          <w:tcPr>
            <w:vAlign w:val="center"/>
          </w:tcPr>
          <w:p w:rsidR="00000000" w:rsidDel="00000000" w:rsidP="00000000" w:rsidRDefault="00000000" w:rsidRPr="00000000" w14:paraId="000001ED">
            <w:pPr>
              <w:rPr>
                <w:rFonts w:ascii="Calibri" w:cs="Calibri" w:eastAsia="Calibri" w:hAnsi="Calibri"/>
                <w:sz w:val="22"/>
                <w:szCs w:val="22"/>
              </w:rPr>
            </w:pPr>
            <w:del w:id="9092" w:author="Lu (Claude)" w:date="2026-10-21T00:00:00Z">
              <w:r>
                <w:rPr>
                  <w:rFonts w:ascii="Calibri" w:cs="Calibri" w:eastAsia="Calibri" w:hAnsi="Calibri"/>
                  <w:sz w:val="22"/>
                  <w:szCs w:val="22"/>
                  <w:rtl w:val="0"/>
                </w:rPr>
                <w:delText xml:space="preserve">I</w:delText>
              </w:r>
            </w:del>
            <w:ins w:id="9093" w:author="Lu (Claude)" w:date="2026-10-21T00:00:00Z">
              <w:r>
                <w:rPr>
                  <w:rFonts w:ascii="Calibri" w:cs="Calibri" w:eastAsia="Calibri" w:hAnsi="Calibri"/>
                  <w:sz w:val="22"/>
                  <w:szCs w:val="22"/>
                  <w:rtl w:val="0"/>
                </w:rPr>
                <w:t xml:space="preserve">S</w:t>
              </w:r>
            </w:ins>
          </w:p>
        </w:tc>
      </w:tr>
      <w:tr>
        <w:trPr>
          <w:cantSplit w:val="0"/>
          <w:trHeight w:val="397" w:hRule="atLeast"/>
          <w:tblHeader w:val="0"/>
        </w:trPr>
        <w:tc>
          <w:tcPr>
            <w:vAlign w:val="center"/>
          </w:tcPr>
          <w:p w:rsidR="00000000" w:rsidDel="00000000" w:rsidP="00000000" w:rsidRDefault="00000000" w:rsidRPr="00000000" w14:paraId="000001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MF-04 Candidate recruitment workflow</w:t>
            </w:r>
          </w:p>
        </w:tc>
        <w:tc>
          <w:tcPr>
            <w:vAlign w:val="center"/>
          </w:tcPr>
          <w:p w:rsidR="00000000" w:rsidDel="00000000" w:rsidP="00000000" w:rsidRDefault="00000000" w:rsidRPr="00000000" w14:paraId="000001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vAlign w:val="center"/>
          </w:tcPr>
          <w:p w:rsidR="00000000" w:rsidDel="00000000" w:rsidP="00000000" w:rsidRDefault="00000000" w:rsidRPr="00000000" w14:paraId="000001F0">
            <w:pPr>
              <w:rPr>
                <w:rFonts w:ascii="Calibri" w:cs="Calibri" w:eastAsia="Calibri" w:hAnsi="Calibri"/>
                <w:sz w:val="22"/>
                <w:szCs w:val="22"/>
              </w:rPr>
            </w:pPr>
            <w:del w:id="9094" w:author="Lu (Claude)" w:date="2026-10-21T00:00:00Z">
              <w:r>
                <w:rPr>
                  <w:rFonts w:ascii="Calibri" w:cs="Calibri" w:eastAsia="Calibri" w:hAnsi="Calibri"/>
                  <w:sz w:val="22"/>
                  <w:szCs w:val="22"/>
                  <w:rtl w:val="0"/>
                </w:rPr>
                <w:delText xml:space="preserve">S</w:delText>
              </w:r>
            </w:del>
            <w:ins w:id="9095" w:author="Lu (Claude)" w:date="2026-10-21T00:00:00Z">
              <w:r>
                <w:rPr>
                  <w:rFonts w:ascii="Calibri" w:cs="Calibri" w:eastAsia="Calibri" w:hAnsi="Calibri"/>
                  <w:sz w:val="22"/>
                  <w:szCs w:val="22"/>
                  <w:rtl w:val="0"/>
                </w:rPr>
                <w:t xml:space="preserve">D</w:t>
              </w:r>
            </w:ins>
          </w:p>
        </w:tc>
        <w:tc>
          <w:tcPr>
            <w:vAlign w:val="center"/>
          </w:tcPr>
          <w:p w:rsidR="00000000" w:rsidDel="00000000" w:rsidP="00000000" w:rsidRDefault="00000000" w:rsidRPr="00000000" w14:paraId="000001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vAlign w:val="center"/>
          </w:tcPr>
          <w:p w:rsidR="00000000" w:rsidDel="00000000" w:rsidP="00000000" w:rsidRDefault="00000000" w:rsidRPr="00000000" w14:paraId="000001F2">
            <w:pPr>
              <w:rPr>
                <w:rFonts w:ascii="Calibri" w:cs="Calibri" w:eastAsia="Calibri" w:hAnsi="Calibri"/>
                <w:sz w:val="22"/>
                <w:szCs w:val="22"/>
              </w:rPr>
            </w:pPr>
            <w:del w:id="9096" w:author="Lu (Claude)" w:date="2026-10-21T00:00:00Z">
              <w:r>
                <w:rPr>
                  <w:rFonts w:ascii="Calibri" w:cs="Calibri" w:eastAsia="Calibri" w:hAnsi="Calibri"/>
                  <w:sz w:val="22"/>
                  <w:szCs w:val="22"/>
                  <w:rtl w:val="0"/>
                </w:rPr>
                <w:delText xml:space="preserve">D</w:delText>
              </w:r>
            </w:del>
            <w:ins w:id="9097" w:author="Lu (Claude)" w:date="2026-10-21T00:00:00Z">
              <w:r>
                <w:rPr>
                  <w:rFonts w:ascii="Calibri" w:cs="Calibri" w:eastAsia="Calibri" w:hAnsi="Calibri"/>
                  <w:sz w:val="22"/>
                  <w:szCs w:val="22"/>
                  <w:rtl w:val="0"/>
                </w:rPr>
                <w:t xml:space="preserve">I</w:t>
              </w:r>
            </w:ins>
          </w:p>
        </w:tc>
        <w:tc>
          <w:tcPr>
            <w:vAlign w:val="center"/>
          </w:tcPr>
          <w:p w:rsidR="00000000" w:rsidDel="00000000" w:rsidP="00000000" w:rsidRDefault="00000000" w:rsidRPr="00000000" w14:paraId="000001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r>
        <w:trPr>
          <w:cantSplit w:val="0"/>
          <w:trHeight w:val="397" w:hRule="atLeast"/>
          <w:tblHeader w:val="0"/>
        </w:trPr>
        <w:tc>
          <w:tcPr>
            <w:vAlign w:val="center"/>
          </w:tcPr>
          <w:p w:rsidR="00000000" w:rsidDel="00000000" w:rsidP="00000000" w:rsidRDefault="00000000" w:rsidRPr="00000000" w14:paraId="000001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MF-05 Post-hire, commission and payout</w:t>
            </w:r>
          </w:p>
        </w:tc>
        <w:tc>
          <w:tcPr>
            <w:vAlign w:val="center"/>
          </w:tcPr>
          <w:p w:rsidR="00000000" w:rsidDel="00000000" w:rsidP="00000000" w:rsidRDefault="00000000" w:rsidRPr="00000000" w14:paraId="000001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vAlign w:val="center"/>
          </w:tcPr>
          <w:p w:rsidR="00000000" w:rsidDel="00000000" w:rsidP="00000000" w:rsidRDefault="00000000" w:rsidRPr="00000000" w14:paraId="000001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vAlign w:val="center"/>
          </w:tcPr>
          <w:p w:rsidR="00000000" w:rsidDel="00000000" w:rsidP="00000000" w:rsidRDefault="00000000" w:rsidRPr="00000000" w14:paraId="000001F7">
            <w:pPr>
              <w:rPr>
                <w:rFonts w:ascii="Calibri" w:cs="Calibri" w:eastAsia="Calibri" w:hAnsi="Calibri"/>
                <w:sz w:val="22"/>
                <w:szCs w:val="22"/>
              </w:rPr>
            </w:pPr>
            <w:del w:id="9098" w:author="Lu (Claude)" w:date="2026-10-21T00:00:00Z">
              <w:r>
                <w:rPr>
                  <w:rFonts w:ascii="Calibri" w:cs="Calibri" w:eastAsia="Calibri" w:hAnsi="Calibri"/>
                  <w:sz w:val="22"/>
                  <w:szCs w:val="22"/>
                  <w:rtl w:val="0"/>
                </w:rPr>
                <w:delText xml:space="preserve">R</w:delText>
              </w:r>
            </w:del>
            <w:ins w:id="9099" w:author="Lu (Claude)" w:date="2026-10-21T00:00:00Z">
              <w:r>
                <w:rPr>
                  <w:rFonts w:ascii="Calibri" w:cs="Calibri" w:eastAsia="Calibri" w:hAnsi="Calibri"/>
                  <w:sz w:val="22"/>
                  <w:szCs w:val="22"/>
                  <w:rtl w:val="0"/>
                </w:rPr>
                <w:t xml:space="preserve">D</w:t>
              </w:r>
            </w:ins>
          </w:p>
        </w:tc>
        <w:tc>
          <w:tcPr>
            <w:vAlign w:val="center"/>
          </w:tcPr>
          <w:p w:rsidR="00000000" w:rsidDel="00000000" w:rsidP="00000000" w:rsidRDefault="00000000" w:rsidRPr="00000000" w14:paraId="000001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vAlign w:val="center"/>
          </w:tcPr>
          <w:p w:rsidR="00000000" w:rsidDel="00000000" w:rsidP="00000000" w:rsidRDefault="00000000" w:rsidRPr="00000000" w14:paraId="000001F9">
            <w:pPr>
              <w:rPr>
                <w:rFonts w:ascii="Calibri" w:cs="Calibri" w:eastAsia="Calibri" w:hAnsi="Calibri"/>
                <w:sz w:val="22"/>
                <w:szCs w:val="22"/>
              </w:rPr>
            </w:pPr>
            <w:del w:id="9100" w:author="Lu (Claude)" w:date="2026-10-21T00:00:00Z">
              <w:r>
                <w:rPr>
                  <w:rFonts w:ascii="Calibri" w:cs="Calibri" w:eastAsia="Calibri" w:hAnsi="Calibri"/>
                  <w:sz w:val="22"/>
                  <w:szCs w:val="22"/>
                  <w:rtl w:val="0"/>
                </w:rPr>
                <w:delText xml:space="preserve">D</w:delText>
              </w:r>
            </w:del>
            <w:ins w:id="9101" w:author="Lu (Claude)" w:date="2026-10-21T00:00:00Z">
              <w:r>
                <w:rPr>
                  <w:rFonts w:ascii="Calibri" w:cs="Calibri" w:eastAsia="Calibri" w:hAnsi="Calibri"/>
                  <w:sz w:val="22"/>
                  <w:szCs w:val="22"/>
                  <w:rtl w:val="0"/>
                </w:rPr>
                <w:t xml:space="preserve">S</w:t>
              </w:r>
            </w:ins>
          </w:p>
        </w:tc>
      </w:tr>
      <w:tr>
        <w:trPr>
          <w:cantSplit w:val="0"/>
          <w:trHeight w:val="397" w:hRule="atLeast"/>
          <w:tblHeader w:val="0"/>
        </w:trPr>
        <w:tc>
          <w:tcPr>
            <w:vAlign w:val="center"/>
          </w:tcPr>
          <w:p w:rsidR="00000000" w:rsidDel="00000000" w:rsidP="00000000" w:rsidRDefault="00000000" w:rsidRPr="00000000" w14:paraId="000001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Architecture, database and API contracts</w:t>
            </w:r>
          </w:p>
        </w:tc>
        <w:tc>
          <w:tcPr>
            <w:vAlign w:val="center"/>
          </w:tcPr>
          <w:p w:rsidR="00000000" w:rsidDel="00000000" w:rsidP="00000000" w:rsidRDefault="00000000" w:rsidRPr="00000000" w14:paraId="000001FB">
            <w:pPr>
              <w:rPr>
                <w:rFonts w:ascii="Calibri" w:cs="Calibri" w:eastAsia="Calibri" w:hAnsi="Calibri"/>
                <w:sz w:val="22"/>
                <w:szCs w:val="22"/>
              </w:rPr>
            </w:pPr>
            <w:del w:id="9102" w:author="Lu (Claude)" w:date="2026-10-21T00:00:00Z">
              <w:r>
                <w:rPr>
                  <w:rFonts w:ascii="Calibri" w:cs="Calibri" w:eastAsia="Calibri" w:hAnsi="Calibri"/>
                  <w:sz w:val="22"/>
                  <w:szCs w:val="22"/>
                  <w:rtl w:val="0"/>
                </w:rPr>
                <w:delText xml:space="preserve">S</w:delText>
              </w:r>
            </w:del>
            <w:ins w:id="9103" w:author="Lu (Claude)" w:date="2026-10-21T00:00:00Z">
              <w:r>
                <w:rPr>
                  <w:rFonts w:ascii="Calibri" w:cs="Calibri" w:eastAsia="Calibri" w:hAnsi="Calibri"/>
                  <w:sz w:val="22"/>
                  <w:szCs w:val="22"/>
                  <w:rtl w:val="0"/>
                </w:rPr>
                <w:t xml:space="preserve">D</w:t>
              </w:r>
            </w:ins>
          </w:p>
        </w:tc>
        <w:tc>
          <w:tcPr>
            <w:vAlign w:val="center"/>
          </w:tcPr>
          <w:p w:rsidR="00000000" w:rsidDel="00000000" w:rsidP="00000000" w:rsidRDefault="00000000" w:rsidRPr="00000000" w14:paraId="000001FC">
            <w:pPr>
              <w:rPr>
                <w:rFonts w:ascii="Calibri" w:cs="Calibri" w:eastAsia="Calibri" w:hAnsi="Calibri"/>
                <w:sz w:val="22"/>
                <w:szCs w:val="22"/>
              </w:rPr>
            </w:pPr>
            <w:del w:id="9104" w:author="Lu (Claude)" w:date="2026-10-21T00:00:00Z">
              <w:r>
                <w:rPr>
                  <w:rFonts w:ascii="Calibri" w:cs="Calibri" w:eastAsia="Calibri" w:hAnsi="Calibri"/>
                  <w:sz w:val="22"/>
                  <w:szCs w:val="22"/>
                  <w:rtl w:val="0"/>
                </w:rPr>
                <w:delText xml:space="preserve">D</w:delText>
              </w:r>
            </w:del>
            <w:ins w:id="9105" w:author="Lu (Claude)" w:date="2026-10-21T00:00:00Z">
              <w:r>
                <w:rPr>
                  <w:rFonts w:ascii="Calibri" w:cs="Calibri" w:eastAsia="Calibri" w:hAnsi="Calibri"/>
                  <w:sz w:val="22"/>
                  <w:szCs w:val="22"/>
                  <w:rtl w:val="0"/>
                </w:rPr>
                <w:t xml:space="preserve">S</w:t>
              </w:r>
            </w:ins>
          </w:p>
        </w:tc>
        <w:tc>
          <w:tcPr>
            <w:vAlign w:val="center"/>
          </w:tcPr>
          <w:p w:rsidR="00000000" w:rsidDel="00000000" w:rsidP="00000000" w:rsidRDefault="00000000" w:rsidRPr="00000000" w14:paraId="000001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vAlign w:val="center"/>
          </w:tcPr>
          <w:p w:rsidR="00000000" w:rsidDel="00000000" w:rsidP="00000000" w:rsidRDefault="00000000" w:rsidRPr="00000000" w14:paraId="000001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vAlign w:val="center"/>
          </w:tcPr>
          <w:p w:rsidR="00000000" w:rsidDel="00000000" w:rsidP="00000000" w:rsidRDefault="00000000" w:rsidRPr="00000000" w14:paraId="000001FF">
            <w:pPr>
              <w:rPr>
                <w:rFonts w:ascii="Calibri" w:cs="Calibri" w:eastAsia="Calibri" w:hAnsi="Calibri"/>
                <w:sz w:val="22"/>
                <w:szCs w:val="22"/>
              </w:rPr>
            </w:pPr>
            <w:del w:id="9106" w:author="Lu (Claude)" w:date="2026-10-21T00:00:00Z">
              <w:r>
                <w:rPr>
                  <w:rFonts w:ascii="Calibri" w:cs="Calibri" w:eastAsia="Calibri" w:hAnsi="Calibri"/>
                  <w:sz w:val="22"/>
                  <w:szCs w:val="22"/>
                  <w:rtl w:val="0"/>
                </w:rPr>
                <w:delText xml:space="preserve">D</w:delText>
              </w:r>
            </w:del>
            <w:ins w:id="9107" w:author="Lu (Claude)" w:date="2026-10-21T00:00:00Z">
              <w:r>
                <w:rPr>
                  <w:rFonts w:ascii="Calibri" w:cs="Calibri" w:eastAsia="Calibri" w:hAnsi="Calibri"/>
                  <w:sz w:val="22"/>
                  <w:szCs w:val="22"/>
                  <w:rtl w:val="0"/>
                </w:rPr>
                <w:t xml:space="preserve">I</w:t>
              </w:r>
            </w:ins>
          </w:p>
        </w:tc>
      </w:tr>
      <w:tr>
        <w:trPr>
          <w:cantSplit w:val="0"/>
          <w:trHeight w:val="397" w:hRule="atLeast"/>
          <w:tblHeader w:val="0"/>
        </w:trPr>
        <w:tc>
          <w:tcPr>
            <w:vAlign w:val="center"/>
          </w:tcPr>
          <w:p w:rsidR="00000000" w:rsidDel="00000000" w:rsidP="00000000" w:rsidRDefault="00000000" w:rsidRPr="00000000" w14:paraId="000002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Frontend integration and UX consistency</w:t>
            </w:r>
          </w:p>
        </w:tc>
        <w:tc>
          <w:tcPr>
            <w:vAlign w:val="center"/>
          </w:tcPr>
          <w:p w:rsidR="00000000" w:rsidDel="00000000" w:rsidP="00000000" w:rsidRDefault="00000000" w:rsidRPr="00000000" w14:paraId="00000201">
            <w:pPr>
              <w:rPr>
                <w:rFonts w:ascii="Calibri" w:cs="Calibri" w:eastAsia="Calibri" w:hAnsi="Calibri"/>
                <w:sz w:val="22"/>
                <w:szCs w:val="22"/>
              </w:rPr>
            </w:pPr>
            <w:del w:id="9108" w:author="Lu (Claude)" w:date="2026-10-21T00:00:00Z">
              <w:r>
                <w:rPr>
                  <w:rFonts w:ascii="Calibri" w:cs="Calibri" w:eastAsia="Calibri" w:hAnsi="Calibri"/>
                  <w:sz w:val="22"/>
                  <w:szCs w:val="22"/>
                  <w:rtl w:val="0"/>
                </w:rPr>
                <w:delText xml:space="preserve">D</w:delText>
              </w:r>
            </w:del>
            <w:ins w:id="9109" w:author="Lu (Claude)" w:date="2026-10-21T00:00:00Z">
              <w:r>
                <w:rPr>
                  <w:rFonts w:ascii="Calibri" w:cs="Calibri" w:eastAsia="Calibri" w:hAnsi="Calibri"/>
                  <w:sz w:val="22"/>
                  <w:szCs w:val="22"/>
                  <w:rtl w:val="0"/>
                </w:rPr>
                <w:t xml:space="preserve">S</w:t>
              </w:r>
            </w:ins>
          </w:p>
        </w:tc>
        <w:tc>
          <w:tcPr>
            <w:vAlign w:val="center"/>
          </w:tcPr>
          <w:p w:rsidR="00000000" w:rsidDel="00000000" w:rsidP="00000000" w:rsidRDefault="00000000" w:rsidRPr="00000000" w14:paraId="000002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vAlign w:val="center"/>
          </w:tcPr>
          <w:p w:rsidR="00000000" w:rsidDel="00000000" w:rsidP="00000000" w:rsidRDefault="00000000" w:rsidRPr="00000000" w14:paraId="000002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vAlign w:val="center"/>
          </w:tcPr>
          <w:p w:rsidR="00000000" w:rsidDel="00000000" w:rsidP="00000000" w:rsidRDefault="00000000" w:rsidRPr="00000000" w14:paraId="00000204">
            <w:pPr>
              <w:rPr>
                <w:rFonts w:ascii="Calibri" w:cs="Calibri" w:eastAsia="Calibri" w:hAnsi="Calibri"/>
                <w:sz w:val="22"/>
                <w:szCs w:val="22"/>
              </w:rPr>
            </w:pPr>
            <w:del w:id="9110" w:author="Lu (Claude)" w:date="2026-10-21T00:00:00Z">
              <w:r>
                <w:rPr>
                  <w:rFonts w:ascii="Calibri" w:cs="Calibri" w:eastAsia="Calibri" w:hAnsi="Calibri"/>
                  <w:sz w:val="22"/>
                  <w:szCs w:val="22"/>
                  <w:rtl w:val="0"/>
                </w:rPr>
                <w:delText xml:space="preserve">D</w:delText>
              </w:r>
            </w:del>
            <w:ins w:id="9111" w:author="Lu (Claude)" w:date="2026-10-21T00:00:00Z">
              <w:r>
                <w:rPr>
                  <w:rFonts w:ascii="Calibri" w:cs="Calibri" w:eastAsia="Calibri" w:hAnsi="Calibri"/>
                  <w:sz w:val="22"/>
                  <w:szCs w:val="22"/>
                  <w:rtl w:val="0"/>
                </w:rPr>
                <w:t xml:space="preserve">S</w:t>
              </w:r>
            </w:ins>
          </w:p>
        </w:tc>
        <w:tc>
          <w:tcPr>
            <w:vAlign w:val="center"/>
          </w:tcPr>
          <w:p w:rsidR="00000000" w:rsidDel="00000000" w:rsidP="00000000" w:rsidRDefault="00000000" w:rsidRPr="00000000" w14:paraId="00000205">
            <w:pPr>
              <w:rPr>
                <w:rFonts w:ascii="Calibri" w:cs="Calibri" w:eastAsia="Calibri" w:hAnsi="Calibri"/>
                <w:sz w:val="22"/>
                <w:szCs w:val="22"/>
              </w:rPr>
            </w:pPr>
            <w:del w:id="9112" w:author="Lu (Claude)" w:date="2026-10-21T00:00:00Z">
              <w:r>
                <w:rPr>
                  <w:rFonts w:ascii="Calibri" w:cs="Calibri" w:eastAsia="Calibri" w:hAnsi="Calibri"/>
                  <w:sz w:val="22"/>
                  <w:szCs w:val="22"/>
                  <w:rtl w:val="0"/>
                </w:rPr>
                <w:delText xml:space="preserve">S</w:delText>
              </w:r>
            </w:del>
            <w:ins w:id="9113" w:author="Lu (Claude)" w:date="2026-10-21T00:00:00Z">
              <w:r>
                <w:rPr>
                  <w:rFonts w:ascii="Calibri" w:cs="Calibri" w:eastAsia="Calibri" w:hAnsi="Calibri"/>
                  <w:sz w:val="22"/>
                  <w:szCs w:val="22"/>
                  <w:rtl w:val="0"/>
                </w:rPr>
                <w:t xml:space="preserve">D</w:t>
              </w:r>
            </w:ins>
          </w:p>
        </w:tc>
      </w:tr>
      <w:tr>
        <w:trPr>
          <w:cantSplit w:val="0"/>
          <w:trHeight w:val="397" w:hRule="atLeast"/>
          <w:tblHeader w:val="0"/>
        </w:trPr>
        <w:tc>
          <w:tcPr>
            <w:vAlign w:val="center"/>
          </w:tcPr>
          <w:p w:rsidR="00000000" w:rsidDel="00000000" w:rsidP="00000000" w:rsidRDefault="00000000" w:rsidRPr="00000000" w14:paraId="000002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planning, system testing and evidence</w:t>
            </w:r>
          </w:p>
        </w:tc>
        <w:tc>
          <w:tcPr>
            <w:vAlign w:val="center"/>
          </w:tcPr>
          <w:p w:rsidR="00000000" w:rsidDel="00000000" w:rsidP="00000000" w:rsidRDefault="00000000" w:rsidRPr="00000000" w14:paraId="000002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vAlign w:val="center"/>
          </w:tcPr>
          <w:p w:rsidR="00000000" w:rsidDel="00000000" w:rsidP="00000000" w:rsidRDefault="00000000" w:rsidRPr="00000000" w14:paraId="00000208">
            <w:pPr>
              <w:rPr>
                <w:rFonts w:ascii="Calibri" w:cs="Calibri" w:eastAsia="Calibri" w:hAnsi="Calibri"/>
                <w:sz w:val="22"/>
                <w:szCs w:val="22"/>
              </w:rPr>
            </w:pPr>
            <w:del w:id="9114" w:author="Lu (Claude)" w:date="2026-10-21T00:00:00Z">
              <w:r>
                <w:rPr>
                  <w:rFonts w:ascii="Calibri" w:cs="Calibri" w:eastAsia="Calibri" w:hAnsi="Calibri"/>
                  <w:sz w:val="22"/>
                  <w:szCs w:val="22"/>
                  <w:rtl w:val="0"/>
                </w:rPr>
                <w:delText xml:space="preserve">D</w:delText>
              </w:r>
            </w:del>
            <w:ins w:id="9115" w:author="Lu (Claude)" w:date="2026-10-21T00:00:00Z">
              <w:r>
                <w:rPr>
                  <w:rFonts w:ascii="Calibri" w:cs="Calibri" w:eastAsia="Calibri" w:hAnsi="Calibri"/>
                  <w:sz w:val="22"/>
                  <w:szCs w:val="22"/>
                  <w:rtl w:val="0"/>
                </w:rPr>
                <w:t xml:space="preserve">S</w:t>
              </w:r>
            </w:ins>
          </w:p>
        </w:tc>
        <w:tc>
          <w:tcPr>
            <w:vAlign w:val="center"/>
          </w:tcPr>
          <w:p w:rsidR="00000000" w:rsidDel="00000000" w:rsidP="00000000" w:rsidRDefault="00000000" w:rsidRPr="00000000" w14:paraId="00000209">
            <w:pPr>
              <w:rPr>
                <w:rFonts w:ascii="Calibri" w:cs="Calibri" w:eastAsia="Calibri" w:hAnsi="Calibri"/>
                <w:sz w:val="22"/>
                <w:szCs w:val="22"/>
              </w:rPr>
            </w:pPr>
            <w:del w:id="9116" w:author="Lu (Claude)" w:date="2026-10-21T00:00:00Z">
              <w:r>
                <w:rPr>
                  <w:rFonts w:ascii="Calibri" w:cs="Calibri" w:eastAsia="Calibri" w:hAnsi="Calibri"/>
                  <w:sz w:val="22"/>
                  <w:szCs w:val="22"/>
                  <w:rtl w:val="0"/>
                </w:rPr>
                <w:delText xml:space="preserve">S</w:delText>
              </w:r>
            </w:del>
            <w:ins w:id="9117" w:author="Lu (Claude)" w:date="2026-10-21T00:00:00Z">
              <w:r>
                <w:rPr>
                  <w:rFonts w:ascii="Calibri" w:cs="Calibri" w:eastAsia="Calibri" w:hAnsi="Calibri"/>
                  <w:sz w:val="22"/>
                  <w:szCs w:val="22"/>
                  <w:rtl w:val="0"/>
                </w:rPr>
                <w:t xml:space="preserve">D</w:t>
              </w:r>
            </w:ins>
          </w:p>
        </w:tc>
        <w:tc>
          <w:tcPr>
            <w:vAlign w:val="center"/>
          </w:tcPr>
          <w:p w:rsidR="00000000" w:rsidDel="00000000" w:rsidP="00000000" w:rsidRDefault="00000000" w:rsidRPr="00000000" w14:paraId="0000020A">
            <w:pPr>
              <w:rPr>
                <w:rFonts w:ascii="Calibri" w:cs="Calibri" w:eastAsia="Calibri" w:hAnsi="Calibri"/>
                <w:sz w:val="22"/>
                <w:szCs w:val="22"/>
              </w:rPr>
            </w:pPr>
            <w:del w:id="9118" w:author="Lu (Claude)" w:date="2026-10-21T00:00:00Z">
              <w:r>
                <w:rPr>
                  <w:rFonts w:ascii="Calibri" w:cs="Calibri" w:eastAsia="Calibri" w:hAnsi="Calibri"/>
                  <w:sz w:val="22"/>
                  <w:szCs w:val="22"/>
                  <w:rtl w:val="0"/>
                </w:rPr>
                <w:delText xml:space="preserve">D</w:delText>
              </w:r>
            </w:del>
            <w:ins w:id="9119" w:author="Lu (Claude)" w:date="2026-10-21T00:00:00Z">
              <w:r>
                <w:rPr>
                  <w:rFonts w:ascii="Calibri" w:cs="Calibri" w:eastAsia="Calibri" w:hAnsi="Calibri"/>
                  <w:sz w:val="22"/>
                  <w:szCs w:val="22"/>
                  <w:rtl w:val="0"/>
                </w:rPr>
                <w:t xml:space="preserve">S</w:t>
              </w:r>
            </w:ins>
          </w:p>
        </w:tc>
        <w:tc>
          <w:tcPr>
            <w:vAlign w:val="center"/>
          </w:tcPr>
          <w:p w:rsidR="00000000" w:rsidDel="00000000" w:rsidP="00000000" w:rsidRDefault="00000000" w:rsidRPr="00000000" w14:paraId="000002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vAlign w:val="center"/>
          </w:tcPr>
          <w:p w:rsidR="00000000" w:rsidDel="00000000" w:rsidP="00000000" w:rsidRDefault="00000000" w:rsidRPr="00000000" w14:paraId="000002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Deployment, configuration and release package</w:t>
            </w:r>
          </w:p>
        </w:tc>
        <w:tc>
          <w:tcPr>
            <w:vAlign w:val="center"/>
          </w:tcPr>
          <w:p w:rsidR="00000000" w:rsidDel="00000000" w:rsidP="00000000" w:rsidRDefault="00000000" w:rsidRPr="00000000" w14:paraId="0000020D">
            <w:pPr>
              <w:rPr>
                <w:rFonts w:ascii="Calibri" w:cs="Calibri" w:eastAsia="Calibri" w:hAnsi="Calibri"/>
                <w:sz w:val="22"/>
                <w:szCs w:val="22"/>
              </w:rPr>
            </w:pPr>
            <w:del w:id="9120" w:author="Lu (Claude)" w:date="2026-10-21T00:00:00Z">
              <w:r>
                <w:rPr>
                  <w:rFonts w:ascii="Calibri" w:cs="Calibri" w:eastAsia="Calibri" w:hAnsi="Calibri"/>
                  <w:sz w:val="22"/>
                  <w:szCs w:val="22"/>
                  <w:rtl w:val="0"/>
                </w:rPr>
                <w:delText xml:space="preserve">S</w:delText>
              </w:r>
            </w:del>
            <w:ins w:id="9121" w:author="Lu (Claude)" w:date="2026-10-21T00:00:00Z">
              <w:r>
                <w:rPr>
                  <w:rFonts w:ascii="Calibri" w:cs="Calibri" w:eastAsia="Calibri" w:hAnsi="Calibri"/>
                  <w:sz w:val="22"/>
                  <w:szCs w:val="22"/>
                  <w:rtl w:val="0"/>
                </w:rPr>
                <w:t xml:space="preserve">D</w:t>
              </w:r>
            </w:ins>
          </w:p>
        </w:tc>
        <w:tc>
          <w:tcPr>
            <w:vAlign w:val="center"/>
          </w:tcPr>
          <w:p w:rsidR="00000000" w:rsidDel="00000000" w:rsidP="00000000" w:rsidRDefault="00000000" w:rsidRPr="00000000" w14:paraId="0000020E">
            <w:pPr>
              <w:rPr>
                <w:rFonts w:ascii="Calibri" w:cs="Calibri" w:eastAsia="Calibri" w:hAnsi="Calibri"/>
                <w:sz w:val="22"/>
                <w:szCs w:val="22"/>
              </w:rPr>
            </w:pPr>
            <w:del w:id="9122" w:author="Lu (Claude)" w:date="2026-10-21T00:00:00Z">
              <w:r>
                <w:rPr>
                  <w:rFonts w:ascii="Calibri" w:cs="Calibri" w:eastAsia="Calibri" w:hAnsi="Calibri"/>
                  <w:sz w:val="22"/>
                  <w:szCs w:val="22"/>
                  <w:rtl w:val="0"/>
                </w:rPr>
                <w:delText xml:space="preserve">D</w:delText>
              </w:r>
            </w:del>
            <w:ins w:id="9123" w:author="Lu (Claude)" w:date="2026-10-21T00:00:00Z">
              <w:r>
                <w:rPr>
                  <w:rFonts w:ascii="Calibri" w:cs="Calibri" w:eastAsia="Calibri" w:hAnsi="Calibri"/>
                  <w:sz w:val="22"/>
                  <w:szCs w:val="22"/>
                  <w:rtl w:val="0"/>
                </w:rPr>
                <w:t xml:space="preserve">S</w:t>
              </w:r>
            </w:ins>
          </w:p>
        </w:tc>
        <w:tc>
          <w:tcPr>
            <w:vAlign w:val="center"/>
          </w:tcPr>
          <w:p w:rsidR="00000000" w:rsidDel="00000000" w:rsidP="00000000" w:rsidRDefault="00000000" w:rsidRPr="00000000" w14:paraId="000002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vAlign w:val="center"/>
          </w:tcPr>
          <w:p w:rsidR="00000000" w:rsidDel="00000000" w:rsidP="00000000" w:rsidRDefault="00000000" w:rsidRPr="00000000" w14:paraId="00000210">
            <w:pPr>
              <w:rPr>
                <w:rFonts w:ascii="Calibri" w:cs="Calibri" w:eastAsia="Calibri" w:hAnsi="Calibri"/>
                <w:sz w:val="22"/>
                <w:szCs w:val="22"/>
              </w:rPr>
            </w:pPr>
            <w:del w:id="9124" w:author="Lu (Claude)" w:date="2026-10-21T00:00:00Z">
              <w:r>
                <w:rPr>
                  <w:rFonts w:ascii="Calibri" w:cs="Calibri" w:eastAsia="Calibri" w:hAnsi="Calibri"/>
                  <w:sz w:val="22"/>
                  <w:szCs w:val="22"/>
                  <w:rtl w:val="0"/>
                </w:rPr>
                <w:delText xml:space="preserve">S</w:delText>
              </w:r>
            </w:del>
            <w:ins w:id="9125" w:author="Lu (Claude)" w:date="2026-10-21T00:00:00Z">
              <w:r>
                <w:rPr>
                  <w:rFonts w:ascii="Calibri" w:cs="Calibri" w:eastAsia="Calibri" w:hAnsi="Calibri"/>
                  <w:sz w:val="22"/>
                  <w:szCs w:val="22"/>
                  <w:rtl w:val="0"/>
                </w:rPr>
                <w:t xml:space="preserve">I</w:t>
              </w:r>
            </w:ins>
          </w:p>
        </w:tc>
        <w:tc>
          <w:tcPr>
            <w:vAlign w:val="center"/>
          </w:tcPr>
          <w:p w:rsidR="00000000" w:rsidDel="00000000" w:rsidP="00000000" w:rsidRDefault="00000000" w:rsidRPr="00000000" w14:paraId="00000211">
            <w:pPr>
              <w:rPr>
                <w:rFonts w:ascii="Calibri" w:cs="Calibri" w:eastAsia="Calibri" w:hAnsi="Calibri"/>
                <w:sz w:val="22"/>
                <w:szCs w:val="22"/>
              </w:rPr>
            </w:pPr>
            <w:del w:id="9126" w:author="Lu (Claude)" w:date="2026-10-21T00:00:00Z">
              <w:r>
                <w:rPr>
                  <w:rFonts w:ascii="Calibri" w:cs="Calibri" w:eastAsia="Calibri" w:hAnsi="Calibri"/>
                  <w:sz w:val="22"/>
                  <w:szCs w:val="22"/>
                  <w:rtl w:val="0"/>
                </w:rPr>
                <w:delText xml:space="preserve">D</w:delText>
              </w:r>
            </w:del>
            <w:ins w:id="9127" w:author="Lu (Claude)" w:date="2026-10-21T00:00:00Z">
              <w:r>
                <w:rPr>
                  <w:rFonts w:ascii="Calibri" w:cs="Calibri" w:eastAsia="Calibri" w:hAnsi="Calibri"/>
                  <w:sz w:val="22"/>
                  <w:szCs w:val="22"/>
                  <w:rtl w:val="0"/>
                </w:rPr>
                <w:t xml:space="preserve">I</w:t>
              </w:r>
            </w:ins>
          </w:p>
        </w:tc>
      </w:tr>
      <w:tr>
        <w:trPr>
          <w:cantSplit w:val="0"/>
          <w:trHeight w:val="397" w:hRule="atLeast"/>
          <w:tblHeader w:val="0"/>
        </w:trPr>
        <w:tc>
          <w:tcPr>
            <w:vAlign w:val="center"/>
          </w:tcPr>
          <w:p w:rsidR="00000000" w:rsidDel="00000000" w:rsidP="00000000" w:rsidRDefault="00000000" w:rsidRPr="00000000" w14:paraId="000002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report, slides and demonstration</w:t>
            </w:r>
          </w:p>
        </w:tc>
        <w:tc>
          <w:tcPr>
            <w:vAlign w:val="center"/>
          </w:tcPr>
          <w:p w:rsidR="00000000" w:rsidDel="00000000" w:rsidP="00000000" w:rsidRDefault="00000000" w:rsidRPr="00000000" w14:paraId="00000213">
            <w:pPr>
              <w:rPr>
                <w:rFonts w:ascii="Calibri" w:cs="Calibri" w:eastAsia="Calibri" w:hAnsi="Calibri"/>
                <w:sz w:val="22"/>
                <w:szCs w:val="22"/>
              </w:rPr>
            </w:pPr>
            <w:del w:id="9128" w:author="Lu (Claude)" w:date="2026-10-21T00:00:00Z">
              <w:r>
                <w:rPr>
                  <w:rFonts w:ascii="Calibri" w:cs="Calibri" w:eastAsia="Calibri" w:hAnsi="Calibri"/>
                  <w:sz w:val="22"/>
                  <w:szCs w:val="22"/>
                  <w:rtl w:val="0"/>
                </w:rPr>
                <w:delText xml:space="preserve">D</w:delText>
              </w:r>
            </w:del>
            <w:ins w:id="9129" w:author="Lu (Claude)" w:date="2026-10-21T00:00:00Z">
              <w:r>
                <w:rPr>
                  <w:rFonts w:ascii="Calibri" w:cs="Calibri" w:eastAsia="Calibri" w:hAnsi="Calibri"/>
                  <w:sz w:val="22"/>
                  <w:szCs w:val="22"/>
                  <w:rtl w:val="0"/>
                </w:rPr>
                <w:t xml:space="preserve">S</w:t>
              </w:r>
            </w:ins>
          </w:p>
        </w:tc>
        <w:tc>
          <w:tcPr>
            <w:vAlign w:val="center"/>
          </w:tcPr>
          <w:p w:rsidR="00000000" w:rsidDel="00000000" w:rsidP="00000000" w:rsidRDefault="00000000" w:rsidRPr="00000000" w14:paraId="000002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vAlign w:val="center"/>
          </w:tcPr>
          <w:p w:rsidR="00000000" w:rsidDel="00000000" w:rsidP="00000000" w:rsidRDefault="00000000" w:rsidRPr="00000000" w14:paraId="00000215">
            <w:pPr>
              <w:rPr>
                <w:rFonts w:ascii="Calibri" w:cs="Calibri" w:eastAsia="Calibri" w:hAnsi="Calibri"/>
                <w:sz w:val="22"/>
                <w:szCs w:val="22"/>
              </w:rPr>
            </w:pPr>
            <w:del w:id="9130" w:author="Lu (Claude)" w:date="2026-10-21T00:00:00Z">
              <w:r>
                <w:rPr>
                  <w:rFonts w:ascii="Calibri" w:cs="Calibri" w:eastAsia="Calibri" w:hAnsi="Calibri"/>
                  <w:sz w:val="22"/>
                  <w:szCs w:val="22"/>
                  <w:rtl w:val="0"/>
                </w:rPr>
                <w:delText xml:space="preserve">R</w:delText>
              </w:r>
            </w:del>
            <w:ins w:id="9131" w:author="Lu (Claude)" w:date="2026-10-21T00:00:00Z">
              <w:r>
                <w:rPr>
                  <w:rFonts w:ascii="Calibri" w:cs="Calibri" w:eastAsia="Calibri" w:hAnsi="Calibri"/>
                  <w:sz w:val="22"/>
                  <w:szCs w:val="22"/>
                  <w:rtl w:val="0"/>
                </w:rPr>
                <w:t xml:space="preserve">D</w:t>
              </w:r>
            </w:ins>
          </w:p>
        </w:tc>
        <w:tc>
          <w:tcPr>
            <w:vAlign w:val="center"/>
          </w:tcPr>
          <w:p w:rsidR="00000000" w:rsidDel="00000000" w:rsidP="00000000" w:rsidRDefault="00000000" w:rsidRPr="00000000" w14:paraId="000002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vAlign w:val="center"/>
          </w:tcPr>
          <w:p w:rsidR="00000000" w:rsidDel="00000000" w:rsidP="00000000" w:rsidRDefault="00000000" w:rsidRPr="00000000" w14:paraId="000002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r>
      <w:tr>
        <w:trPr>
          <w:cantSplit w:val="0"/>
          <w:trHeight w:val="397" w:hRule="atLeast"/>
          <w:tblHeader w:val="0"/>
          <w:del w:id="9140" w:author="Lu (Claude)" w:date="2026-10-21T00:00:00Z"/>
        </w:trPr>
        <w:tc>
          <w:tcPr>
            <w:vAlign w:val="center"/>
          </w:tcPr>
          <w:p w:rsidR="00000000" w:rsidDel="00000000" w:rsidP="00000000" w:rsidRDefault="00000000" w:rsidRPr="00000000" w14:paraId="00000218">
            <w:pPr>
              <w:rPr>
                <w:rFonts w:ascii="Calibri" w:cs="Calibri" w:eastAsia="Calibri" w:hAnsi="Calibri"/>
                <w:sz w:val="22"/>
                <w:szCs w:val="22"/>
              </w:rPr>
            </w:pPr>
            <w:del w:id="9134" w:author="Lu (Claude)" w:date="2026-10-21T00:00:00Z">
              <w:r>
                <w:rPr>
                  <w:rFonts w:ascii="Calibri" w:cs="Calibri" w:eastAsia="Calibri" w:hAnsi="Calibri"/>
                  <w:sz w:val="22"/>
                  <w:szCs w:val="22"/>
                  <w:rtl w:val="0"/>
                </w:rPr>
                <w:delText xml:space="preserve">Project planning, tracking and reporting</w:delText>
              </w:r>
            </w:del>
          </w:p>
        </w:tc>
        <w:tc>
          <w:tcPr>
            <w:vAlign w:val="center"/>
          </w:tcPr>
          <w:p w:rsidR="00000000" w:rsidDel="00000000" w:rsidP="00000000" w:rsidRDefault="00000000" w:rsidRPr="00000000" w14:paraId="00000219">
            <w:pPr>
              <w:rPr>
                <w:rFonts w:ascii="Calibri" w:cs="Calibri" w:eastAsia="Calibri" w:hAnsi="Calibri"/>
                <w:sz w:val="22"/>
                <w:szCs w:val="22"/>
              </w:rPr>
            </w:pPr>
            <w:del w:id="9135" w:author="Lu (Claude)" w:date="2026-10-21T00:00:00Z">
              <w:r>
                <w:rPr>
                  <w:rFonts w:ascii="Calibri" w:cs="Calibri" w:eastAsia="Calibri" w:hAnsi="Calibri"/>
                  <w:sz w:val="22"/>
                  <w:szCs w:val="22"/>
                  <w:rtl w:val="0"/>
                </w:rPr>
                <w:delText xml:space="preserve">R</w:delText>
              </w:r>
            </w:del>
          </w:p>
        </w:tc>
        <w:tc>
          <w:tcPr>
            <w:vAlign w:val="center"/>
          </w:tcPr>
          <w:p w:rsidR="00000000" w:rsidDel="00000000" w:rsidP="00000000" w:rsidRDefault="00000000" w:rsidRPr="00000000" w14:paraId="0000021A">
            <w:pPr>
              <w:rPr>
                <w:rFonts w:ascii="Calibri" w:cs="Calibri" w:eastAsia="Calibri" w:hAnsi="Calibri"/>
                <w:sz w:val="22"/>
                <w:szCs w:val="22"/>
              </w:rPr>
            </w:pPr>
            <w:del w:id="9136" w:author="Lu (Claude)" w:date="2026-10-21T00:00:00Z">
              <w:r>
                <w:rPr>
                  <w:rFonts w:ascii="Calibri" w:cs="Calibri" w:eastAsia="Calibri" w:hAnsi="Calibri"/>
                  <w:sz w:val="22"/>
                  <w:szCs w:val="22"/>
                  <w:rtl w:val="0"/>
                </w:rPr>
                <w:delText xml:space="preserve">S</w:delText>
              </w:r>
            </w:del>
          </w:p>
        </w:tc>
        <w:tc>
          <w:tcPr>
            <w:vAlign w:val="center"/>
          </w:tcPr>
          <w:p w:rsidR="00000000" w:rsidDel="00000000" w:rsidP="00000000" w:rsidRDefault="00000000" w:rsidRPr="00000000" w14:paraId="0000021B">
            <w:pPr>
              <w:rPr>
                <w:rFonts w:ascii="Calibri" w:cs="Calibri" w:eastAsia="Calibri" w:hAnsi="Calibri"/>
                <w:sz w:val="22"/>
                <w:szCs w:val="22"/>
              </w:rPr>
            </w:pPr>
            <w:del w:id="9137" w:author="Lu (Claude)" w:date="2026-10-21T00:00:00Z">
              <w:r>
                <w:rPr>
                  <w:rFonts w:ascii="Calibri" w:cs="Calibri" w:eastAsia="Calibri" w:hAnsi="Calibri"/>
                  <w:sz w:val="22"/>
                  <w:szCs w:val="22"/>
                  <w:rtl w:val="0"/>
                </w:rPr>
                <w:delText xml:space="preserve">D</w:delText>
              </w:r>
            </w:del>
          </w:p>
        </w:tc>
        <w:tc>
          <w:tcPr>
            <w:vAlign w:val="center"/>
          </w:tcPr>
          <w:p w:rsidR="00000000" w:rsidDel="00000000" w:rsidP="00000000" w:rsidRDefault="00000000" w:rsidRPr="00000000" w14:paraId="0000021C">
            <w:pPr>
              <w:rPr>
                <w:rFonts w:ascii="Calibri" w:cs="Calibri" w:eastAsia="Calibri" w:hAnsi="Calibri"/>
                <w:sz w:val="22"/>
                <w:szCs w:val="22"/>
              </w:rPr>
            </w:pPr>
            <w:del w:id="9138" w:author="Lu (Claude)" w:date="2026-10-21T00:00:00Z">
              <w:r>
                <w:rPr>
                  <w:rFonts w:ascii="Calibri" w:cs="Calibri" w:eastAsia="Calibri" w:hAnsi="Calibri"/>
                  <w:sz w:val="22"/>
                  <w:szCs w:val="22"/>
                  <w:rtl w:val="0"/>
                </w:rPr>
                <w:delText xml:space="preserve">S</w:delText>
              </w:r>
            </w:del>
          </w:p>
        </w:tc>
        <w:tc>
          <w:tcPr>
            <w:vAlign w:val="center"/>
          </w:tcPr>
          <w:p w:rsidR="00000000" w:rsidDel="00000000" w:rsidP="00000000" w:rsidRDefault="00000000" w:rsidRPr="00000000" w14:paraId="0000021D">
            <w:pPr>
              <w:rPr>
                <w:rFonts w:ascii="Calibri" w:cs="Calibri" w:eastAsia="Calibri" w:hAnsi="Calibri"/>
                <w:sz w:val="22"/>
                <w:szCs w:val="22"/>
              </w:rPr>
            </w:pPr>
            <w:del w:id="9139" w:author="Lu (Claude)" w:date="2026-10-21T00:00:00Z">
              <w:r>
                <w:rPr>
                  <w:rFonts w:ascii="Calibri" w:cs="Calibri" w:eastAsia="Calibri" w:hAnsi="Calibri"/>
                  <w:sz w:val="22"/>
                  <w:szCs w:val="22"/>
                  <w:rtl w:val="0"/>
                </w:rPr>
                <w:delText xml:space="preserve">S</w:delText>
              </w:r>
            </w:del>
          </w:p>
        </w:tc>
      </w:tr>
      <w:tr>
        <w:trPr>
          <w:cantSplit w:val="0"/>
          <w:trHeight w:val="397" w:hRule="atLeast"/>
          <w:tblHeader w:val="0"/>
          <w:del w:id="9147" w:author="Lu (Claude)" w:date="2026-10-21T00:00:00Z"/>
        </w:trPr>
        <w:tc>
          <w:tcPr>
            <w:vAlign w:val="center"/>
          </w:tcPr>
          <w:p w:rsidR="00000000" w:rsidDel="00000000" w:rsidP="00000000" w:rsidRDefault="00000000" w:rsidRPr="00000000" w14:paraId="0000021E">
            <w:pPr>
              <w:rPr>
                <w:rFonts w:ascii="Calibri" w:cs="Calibri" w:eastAsia="Calibri" w:hAnsi="Calibri"/>
                <w:sz w:val="22"/>
                <w:szCs w:val="22"/>
              </w:rPr>
            </w:pPr>
            <w:del w:id="9141" w:author="Lu (Claude)" w:date="2026-10-21T00:00:00Z">
              <w:r>
                <w:rPr>
                  <w:rFonts w:ascii="Calibri" w:cs="Calibri" w:eastAsia="Calibri" w:hAnsi="Calibri"/>
                  <w:sz w:val="22"/>
                  <w:szCs w:val="22"/>
                  <w:rtl w:val="0"/>
                </w:rPr>
                <w:delText xml:space="preserve">Requirements and cross-document consistency</w:delText>
              </w:r>
            </w:del>
          </w:p>
        </w:tc>
        <w:tc>
          <w:tcPr>
            <w:vAlign w:val="center"/>
          </w:tcPr>
          <w:p w:rsidR="00000000" w:rsidDel="00000000" w:rsidP="00000000" w:rsidRDefault="00000000" w:rsidRPr="00000000" w14:paraId="0000021F">
            <w:pPr>
              <w:rPr>
                <w:rFonts w:ascii="Calibri" w:cs="Calibri" w:eastAsia="Calibri" w:hAnsi="Calibri"/>
                <w:sz w:val="22"/>
                <w:szCs w:val="22"/>
              </w:rPr>
            </w:pPr>
            <w:del w:id="9142" w:author="Lu (Claude)" w:date="2026-10-21T00:00:00Z">
              <w:r>
                <w:rPr>
                  <w:rFonts w:ascii="Calibri" w:cs="Calibri" w:eastAsia="Calibri" w:hAnsi="Calibri"/>
                  <w:sz w:val="22"/>
                  <w:szCs w:val="22"/>
                  <w:rtl w:val="0"/>
                </w:rPr>
                <w:delText xml:space="preserve">R</w:delText>
              </w:r>
            </w:del>
          </w:p>
        </w:tc>
        <w:tc>
          <w:tcPr>
            <w:vAlign w:val="center"/>
          </w:tcPr>
          <w:p w:rsidR="00000000" w:rsidDel="00000000" w:rsidP="00000000" w:rsidRDefault="00000000" w:rsidRPr="00000000" w14:paraId="00000220">
            <w:pPr>
              <w:rPr>
                <w:rFonts w:ascii="Calibri" w:cs="Calibri" w:eastAsia="Calibri" w:hAnsi="Calibri"/>
                <w:sz w:val="22"/>
                <w:szCs w:val="22"/>
              </w:rPr>
            </w:pPr>
            <w:del w:id="9143" w:author="Lu (Claude)" w:date="2026-10-21T00:00:00Z">
              <w:r>
                <w:rPr>
                  <w:rFonts w:ascii="Calibri" w:cs="Calibri" w:eastAsia="Calibri" w:hAnsi="Calibri"/>
                  <w:sz w:val="22"/>
                  <w:szCs w:val="22"/>
                  <w:rtl w:val="0"/>
                </w:rPr>
                <w:delText xml:space="preserve">R</w:delText>
              </w:r>
            </w:del>
          </w:p>
        </w:tc>
        <w:tc>
          <w:tcPr>
            <w:vAlign w:val="center"/>
          </w:tcPr>
          <w:p w:rsidR="00000000" w:rsidDel="00000000" w:rsidP="00000000" w:rsidRDefault="00000000" w:rsidRPr="00000000" w14:paraId="00000221">
            <w:pPr>
              <w:rPr>
                <w:rFonts w:ascii="Calibri" w:cs="Calibri" w:eastAsia="Calibri" w:hAnsi="Calibri"/>
                <w:sz w:val="22"/>
                <w:szCs w:val="22"/>
              </w:rPr>
            </w:pPr>
            <w:del w:id="9144" w:author="Lu (Claude)" w:date="2026-10-21T00:00:00Z">
              <w:r>
                <w:rPr>
                  <w:rFonts w:ascii="Calibri" w:cs="Calibri" w:eastAsia="Calibri" w:hAnsi="Calibri"/>
                  <w:sz w:val="22"/>
                  <w:szCs w:val="22"/>
                  <w:rtl w:val="0"/>
                </w:rPr>
                <w:delText xml:space="preserve">D</w:delText>
              </w:r>
            </w:del>
          </w:p>
        </w:tc>
        <w:tc>
          <w:tcPr>
            <w:vAlign w:val="center"/>
          </w:tcPr>
          <w:p w:rsidR="00000000" w:rsidDel="00000000" w:rsidP="00000000" w:rsidRDefault="00000000" w:rsidRPr="00000000" w14:paraId="00000222">
            <w:pPr>
              <w:rPr>
                <w:rFonts w:ascii="Calibri" w:cs="Calibri" w:eastAsia="Calibri" w:hAnsi="Calibri"/>
                <w:sz w:val="22"/>
                <w:szCs w:val="22"/>
              </w:rPr>
            </w:pPr>
            <w:del w:id="9145" w:author="Lu (Claude)" w:date="2026-10-21T00:00:00Z">
              <w:r>
                <w:rPr>
                  <w:rFonts w:ascii="Calibri" w:cs="Calibri" w:eastAsia="Calibri" w:hAnsi="Calibri"/>
                  <w:sz w:val="22"/>
                  <w:szCs w:val="22"/>
                  <w:rtl w:val="0"/>
                </w:rPr>
                <w:delText xml:space="preserve">R</w:delText>
              </w:r>
            </w:del>
          </w:p>
        </w:tc>
        <w:tc>
          <w:tcPr>
            <w:vAlign w:val="center"/>
          </w:tcPr>
          <w:p w:rsidR="00000000" w:rsidDel="00000000" w:rsidP="00000000" w:rsidRDefault="00000000" w:rsidRPr="00000000" w14:paraId="00000223">
            <w:pPr>
              <w:rPr>
                <w:rFonts w:ascii="Calibri" w:cs="Calibri" w:eastAsia="Calibri" w:hAnsi="Calibri"/>
                <w:sz w:val="22"/>
                <w:szCs w:val="22"/>
              </w:rPr>
            </w:pPr>
            <w:del w:id="9146" w:author="Lu (Claude)" w:date="2026-10-21T00:00:00Z">
              <w:r>
                <w:rPr>
                  <w:rFonts w:ascii="Calibri" w:cs="Calibri" w:eastAsia="Calibri" w:hAnsi="Calibri"/>
                  <w:sz w:val="22"/>
                  <w:szCs w:val="22"/>
                  <w:rtl w:val="0"/>
                </w:rPr>
                <w:delText xml:space="preserve">R</w:delText>
              </w:r>
            </w:del>
          </w:p>
        </w:tc>
      </w:tr>
      <w:tr>
        <w:trPr>
          <w:cantSplit w:val="0"/>
          <w:trHeight w:val="397" w:hRule="atLeast"/>
          <w:tblHeader w:val="0"/>
          <w:del w:id="9154" w:author="Lu (Claude)" w:date="2026-10-21T00:00:00Z"/>
        </w:trPr>
        <w:tc>
          <w:tcPr>
            <w:vAlign w:val="center"/>
          </w:tcPr>
          <w:p w:rsidR="00000000" w:rsidDel="00000000" w:rsidP="00000000" w:rsidRDefault="00000000" w:rsidRPr="00000000" w14:paraId="00000224">
            <w:pPr>
              <w:rPr>
                <w:rFonts w:ascii="Calibri" w:cs="Calibri" w:eastAsia="Calibri" w:hAnsi="Calibri"/>
                <w:sz w:val="22"/>
                <w:szCs w:val="22"/>
              </w:rPr>
            </w:pPr>
            <w:del w:id="9148" w:author="Lu (Claude)" w:date="2026-10-21T00:00:00Z">
              <w:r>
                <w:rPr>
                  <w:rFonts w:ascii="Calibri" w:cs="Calibri" w:eastAsia="Calibri" w:hAnsi="Calibri"/>
                  <w:sz w:val="22"/>
                  <w:szCs w:val="22"/>
                  <w:rtl w:val="0"/>
                </w:rPr>
                <w:delText xml:space="preserve">MF-01 Create, approve and publish Job</w:delText>
              </w:r>
            </w:del>
          </w:p>
        </w:tc>
        <w:tc>
          <w:tcPr>
            <w:vAlign w:val="center"/>
          </w:tcPr>
          <w:p w:rsidR="00000000" w:rsidDel="00000000" w:rsidP="00000000" w:rsidRDefault="00000000" w:rsidRPr="00000000" w14:paraId="00000225">
            <w:pPr>
              <w:rPr>
                <w:rFonts w:ascii="Calibri" w:cs="Calibri" w:eastAsia="Calibri" w:hAnsi="Calibri"/>
                <w:sz w:val="22"/>
                <w:szCs w:val="22"/>
              </w:rPr>
            </w:pPr>
            <w:del w:id="9149" w:author="Lu (Claude)" w:date="2026-10-21T00:00:00Z">
              <w:r>
                <w:rPr>
                  <w:rFonts w:ascii="Calibri" w:cs="Calibri" w:eastAsia="Calibri" w:hAnsi="Calibri"/>
                  <w:sz w:val="22"/>
                  <w:szCs w:val="22"/>
                  <w:rtl w:val="0"/>
                </w:rPr>
                <w:delText xml:space="preserve">D</w:delText>
              </w:r>
            </w:del>
          </w:p>
        </w:tc>
        <w:tc>
          <w:tcPr>
            <w:vAlign w:val="center"/>
          </w:tcPr>
          <w:p w:rsidR="00000000" w:rsidDel="00000000" w:rsidP="00000000" w:rsidRDefault="00000000" w:rsidRPr="00000000" w14:paraId="00000226">
            <w:pPr>
              <w:rPr>
                <w:rFonts w:ascii="Calibri" w:cs="Calibri" w:eastAsia="Calibri" w:hAnsi="Calibri"/>
                <w:sz w:val="22"/>
                <w:szCs w:val="22"/>
              </w:rPr>
            </w:pPr>
            <w:del w:id="9150" w:author="Lu (Claude)" w:date="2026-10-21T00:00:00Z">
              <w:r>
                <w:rPr>
                  <w:rFonts w:ascii="Calibri" w:cs="Calibri" w:eastAsia="Calibri" w:hAnsi="Calibri"/>
                  <w:sz w:val="22"/>
                  <w:szCs w:val="22"/>
                  <w:rtl w:val="0"/>
                </w:rPr>
                <w:delText xml:space="preserve">S</w:delText>
              </w:r>
            </w:del>
          </w:p>
        </w:tc>
        <w:tc>
          <w:tcPr>
            <w:vAlign w:val="center"/>
          </w:tcPr>
          <w:p w:rsidR="00000000" w:rsidDel="00000000" w:rsidP="00000000" w:rsidRDefault="00000000" w:rsidRPr="00000000" w14:paraId="00000227">
            <w:pPr>
              <w:rPr>
                <w:rFonts w:ascii="Calibri" w:cs="Calibri" w:eastAsia="Calibri" w:hAnsi="Calibri"/>
                <w:sz w:val="22"/>
                <w:szCs w:val="22"/>
              </w:rPr>
            </w:pPr>
            <w:del w:id="9151" w:author="Lu (Claude)" w:date="2026-10-21T00:00:00Z">
              <w:r>
                <w:rPr>
                  <w:rFonts w:ascii="Calibri" w:cs="Calibri" w:eastAsia="Calibri" w:hAnsi="Calibri"/>
                  <w:sz w:val="22"/>
                  <w:szCs w:val="22"/>
                  <w:rtl w:val="0"/>
                </w:rPr>
                <w:delText xml:space="preserve">R</w:delText>
              </w:r>
            </w:del>
          </w:p>
        </w:tc>
        <w:tc>
          <w:tcPr>
            <w:vAlign w:val="center"/>
          </w:tcPr>
          <w:p w:rsidR="00000000" w:rsidDel="00000000" w:rsidP="00000000" w:rsidRDefault="00000000" w:rsidRPr="00000000" w14:paraId="00000228">
            <w:pPr>
              <w:rPr>
                <w:rFonts w:ascii="Calibri" w:cs="Calibri" w:eastAsia="Calibri" w:hAnsi="Calibri"/>
                <w:sz w:val="22"/>
                <w:szCs w:val="22"/>
              </w:rPr>
            </w:pPr>
            <w:del w:id="9152" w:author="Lu (Claude)" w:date="2026-10-21T00:00:00Z">
              <w:r>
                <w:rPr>
                  <w:rFonts w:ascii="Calibri" w:cs="Calibri" w:eastAsia="Calibri" w:hAnsi="Calibri"/>
                  <w:sz w:val="22"/>
                  <w:szCs w:val="22"/>
                  <w:rtl w:val="0"/>
                </w:rPr>
                <w:delText xml:space="preserve">I</w:delText>
              </w:r>
            </w:del>
          </w:p>
        </w:tc>
        <w:tc>
          <w:tcPr>
            <w:vAlign w:val="center"/>
          </w:tcPr>
          <w:p w:rsidR="00000000" w:rsidDel="00000000" w:rsidP="00000000" w:rsidRDefault="00000000" w:rsidRPr="00000000" w14:paraId="00000229">
            <w:pPr>
              <w:rPr>
                <w:rFonts w:ascii="Calibri" w:cs="Calibri" w:eastAsia="Calibri" w:hAnsi="Calibri"/>
                <w:sz w:val="22"/>
                <w:szCs w:val="22"/>
              </w:rPr>
            </w:pPr>
            <w:del w:id="9153" w:author="Lu (Claude)" w:date="2026-10-21T00:00:00Z">
              <w:r>
                <w:rPr>
                  <w:rFonts w:ascii="Calibri" w:cs="Calibri" w:eastAsia="Calibri" w:hAnsi="Calibri"/>
                  <w:sz w:val="22"/>
                  <w:szCs w:val="22"/>
                  <w:rtl w:val="0"/>
                </w:rPr>
                <w:delText xml:space="preserve">I</w:delText>
              </w:r>
            </w:del>
          </w:p>
        </w:tc>
      </w:tr>
      <w:tr>
        <w:trPr>
          <w:cantSplit w:val="0"/>
          <w:trHeight w:val="397" w:hRule="atLeast"/>
          <w:tblHeader w:val="0"/>
          <w:del w:id="9161" w:author="Lu (Claude)" w:date="2026-10-21T00:00:00Z"/>
        </w:trPr>
        <w:tc>
          <w:tcPr>
            <w:vAlign w:val="center"/>
          </w:tcPr>
          <w:p w:rsidR="00000000" w:rsidDel="00000000" w:rsidP="00000000" w:rsidRDefault="00000000" w:rsidRPr="00000000" w14:paraId="0000022A">
            <w:pPr>
              <w:rPr>
                <w:rFonts w:ascii="Calibri" w:cs="Calibri" w:eastAsia="Calibri" w:hAnsi="Calibri"/>
                <w:sz w:val="22"/>
                <w:szCs w:val="22"/>
              </w:rPr>
            </w:pPr>
            <w:del w:id="9155" w:author="Lu (Claude)" w:date="2026-10-21T00:00:00Z">
              <w:r>
                <w:rPr>
                  <w:rFonts w:ascii="Calibri" w:cs="Calibri" w:eastAsia="Calibri" w:hAnsi="Calibri"/>
                  <w:sz w:val="22"/>
                  <w:szCs w:val="22"/>
                  <w:rtl w:val="0"/>
                </w:rPr>
                <w:delText xml:space="preserve">MF-02 Candidate submission, duplicate marking and source</w:delText>
              </w:r>
            </w:del>
          </w:p>
        </w:tc>
        <w:tc>
          <w:tcPr>
            <w:vAlign w:val="center"/>
          </w:tcPr>
          <w:p w:rsidR="00000000" w:rsidDel="00000000" w:rsidP="00000000" w:rsidRDefault="00000000" w:rsidRPr="00000000" w14:paraId="0000022B">
            <w:pPr>
              <w:rPr>
                <w:rFonts w:ascii="Calibri" w:cs="Calibri" w:eastAsia="Calibri" w:hAnsi="Calibri"/>
                <w:sz w:val="22"/>
                <w:szCs w:val="22"/>
              </w:rPr>
            </w:pPr>
            <w:del w:id="9156" w:author="Lu (Claude)" w:date="2026-10-21T00:00:00Z">
              <w:r>
                <w:rPr>
                  <w:rFonts w:ascii="Calibri" w:cs="Calibri" w:eastAsia="Calibri" w:hAnsi="Calibri"/>
                  <w:sz w:val="22"/>
                  <w:szCs w:val="22"/>
                  <w:rtl w:val="0"/>
                </w:rPr>
                <w:delText xml:space="preserve">R</w:delText>
              </w:r>
            </w:del>
          </w:p>
        </w:tc>
        <w:tc>
          <w:tcPr>
            <w:vAlign w:val="center"/>
          </w:tcPr>
          <w:p w:rsidR="00000000" w:rsidDel="00000000" w:rsidP="00000000" w:rsidRDefault="00000000" w:rsidRPr="00000000" w14:paraId="0000022C">
            <w:pPr>
              <w:rPr>
                <w:rFonts w:ascii="Calibri" w:cs="Calibri" w:eastAsia="Calibri" w:hAnsi="Calibri"/>
                <w:sz w:val="22"/>
                <w:szCs w:val="22"/>
              </w:rPr>
            </w:pPr>
            <w:del w:id="9157" w:author="Lu (Claude)" w:date="2026-10-21T00:00:00Z">
              <w:r>
                <w:rPr>
                  <w:rFonts w:ascii="Calibri" w:cs="Calibri" w:eastAsia="Calibri" w:hAnsi="Calibri"/>
                  <w:sz w:val="22"/>
                  <w:szCs w:val="22"/>
                  <w:rtl w:val="0"/>
                </w:rPr>
                <w:delText xml:space="preserve">D</w:delText>
              </w:r>
            </w:del>
          </w:p>
        </w:tc>
        <w:tc>
          <w:tcPr>
            <w:vAlign w:val="center"/>
          </w:tcPr>
          <w:p w:rsidR="00000000" w:rsidDel="00000000" w:rsidP="00000000" w:rsidRDefault="00000000" w:rsidRPr="00000000" w14:paraId="0000022D">
            <w:pPr>
              <w:rPr>
                <w:rFonts w:ascii="Calibri" w:cs="Calibri" w:eastAsia="Calibri" w:hAnsi="Calibri"/>
                <w:sz w:val="22"/>
                <w:szCs w:val="22"/>
              </w:rPr>
            </w:pPr>
            <w:del w:id="9158" w:author="Lu (Claude)" w:date="2026-10-21T00:00:00Z">
              <w:r>
                <w:rPr>
                  <w:rFonts w:ascii="Calibri" w:cs="Calibri" w:eastAsia="Calibri" w:hAnsi="Calibri"/>
                  <w:sz w:val="22"/>
                  <w:szCs w:val="22"/>
                  <w:rtl w:val="0"/>
                </w:rPr>
                <w:delText xml:space="preserve">S</w:delText>
              </w:r>
            </w:del>
          </w:p>
        </w:tc>
        <w:tc>
          <w:tcPr>
            <w:vAlign w:val="center"/>
          </w:tcPr>
          <w:p w:rsidR="00000000" w:rsidDel="00000000" w:rsidP="00000000" w:rsidRDefault="00000000" w:rsidRPr="00000000" w14:paraId="0000022E">
            <w:pPr>
              <w:rPr>
                <w:rFonts w:ascii="Calibri" w:cs="Calibri" w:eastAsia="Calibri" w:hAnsi="Calibri"/>
                <w:sz w:val="22"/>
                <w:szCs w:val="22"/>
              </w:rPr>
            </w:pPr>
            <w:del w:id="9159" w:author="Lu (Claude)" w:date="2026-10-21T00:00:00Z">
              <w:r>
                <w:rPr>
                  <w:rFonts w:ascii="Calibri" w:cs="Calibri" w:eastAsia="Calibri" w:hAnsi="Calibri"/>
                  <w:sz w:val="22"/>
                  <w:szCs w:val="22"/>
                  <w:rtl w:val="0"/>
                </w:rPr>
                <w:delText xml:space="preserve">I</w:delText>
              </w:r>
            </w:del>
          </w:p>
        </w:tc>
        <w:tc>
          <w:tcPr>
            <w:vAlign w:val="center"/>
          </w:tcPr>
          <w:p w:rsidR="00000000" w:rsidDel="00000000" w:rsidP="00000000" w:rsidRDefault="00000000" w:rsidRPr="00000000" w14:paraId="0000022F">
            <w:pPr>
              <w:rPr>
                <w:rFonts w:ascii="Calibri" w:cs="Calibri" w:eastAsia="Calibri" w:hAnsi="Calibri"/>
                <w:sz w:val="22"/>
                <w:szCs w:val="22"/>
              </w:rPr>
            </w:pPr>
            <w:del w:id="9160" w:author="Lu (Claude)" w:date="2026-10-21T00:00:00Z">
              <w:r>
                <w:rPr>
                  <w:rFonts w:ascii="Calibri" w:cs="Calibri" w:eastAsia="Calibri" w:hAnsi="Calibri"/>
                  <w:sz w:val="22"/>
                  <w:szCs w:val="22"/>
                  <w:rtl w:val="0"/>
                </w:rPr>
                <w:delText xml:space="preserve">I</w:delText>
              </w:r>
            </w:del>
          </w:p>
        </w:tc>
      </w:tr>
      <w:tr>
        <w:trPr>
          <w:cantSplit w:val="0"/>
          <w:trHeight w:val="397" w:hRule="atLeast"/>
          <w:tblHeader w:val="0"/>
          <w:del w:id="9168" w:author="Lu (Claude)" w:date="2026-10-21T00:00:00Z"/>
        </w:trPr>
        <w:tc>
          <w:tcPr>
            <w:vAlign w:val="center"/>
          </w:tcPr>
          <w:p w:rsidR="00000000" w:rsidDel="00000000" w:rsidP="00000000" w:rsidRDefault="00000000" w:rsidRPr="00000000" w14:paraId="00000230">
            <w:pPr>
              <w:rPr>
                <w:rFonts w:ascii="Calibri" w:cs="Calibri" w:eastAsia="Calibri" w:hAnsi="Calibri"/>
                <w:sz w:val="22"/>
                <w:szCs w:val="22"/>
              </w:rPr>
            </w:pPr>
            <w:del w:id="9162" w:author="Lu (Claude)" w:date="2026-10-21T00:00:00Z">
              <w:r>
                <w:rPr>
                  <w:rFonts w:ascii="Calibri" w:cs="Calibri" w:eastAsia="Calibri" w:hAnsi="Calibri"/>
                  <w:sz w:val="22"/>
                  <w:szCs w:val="22"/>
                  <w:rtl w:val="0"/>
                </w:rPr>
                <w:delText xml:space="preserve">MF-03 AI Matching and screening support</w:delText>
              </w:r>
            </w:del>
          </w:p>
        </w:tc>
        <w:tc>
          <w:tcPr>
            <w:vAlign w:val="center"/>
          </w:tcPr>
          <w:p w:rsidR="00000000" w:rsidDel="00000000" w:rsidP="00000000" w:rsidRDefault="00000000" w:rsidRPr="00000000" w14:paraId="00000231">
            <w:pPr>
              <w:rPr>
                <w:rFonts w:ascii="Calibri" w:cs="Calibri" w:eastAsia="Calibri" w:hAnsi="Calibri"/>
                <w:sz w:val="22"/>
                <w:szCs w:val="22"/>
              </w:rPr>
            </w:pPr>
            <w:del w:id="9163" w:author="Lu (Claude)" w:date="2026-10-21T00:00:00Z">
              <w:r>
                <w:rPr>
                  <w:rFonts w:ascii="Calibri" w:cs="Calibri" w:eastAsia="Calibri" w:hAnsi="Calibri"/>
                  <w:sz w:val="22"/>
                  <w:szCs w:val="22"/>
                  <w:rtl w:val="0"/>
                </w:rPr>
                <w:delText xml:space="preserve">S</w:delText>
              </w:r>
            </w:del>
          </w:p>
        </w:tc>
        <w:tc>
          <w:tcPr>
            <w:vAlign w:val="center"/>
          </w:tcPr>
          <w:p w:rsidR="00000000" w:rsidDel="00000000" w:rsidP="00000000" w:rsidRDefault="00000000" w:rsidRPr="00000000" w14:paraId="00000232">
            <w:pPr>
              <w:rPr>
                <w:rFonts w:ascii="Calibri" w:cs="Calibri" w:eastAsia="Calibri" w:hAnsi="Calibri"/>
                <w:sz w:val="22"/>
                <w:szCs w:val="22"/>
              </w:rPr>
            </w:pPr>
            <w:del w:id="9164" w:author="Lu (Claude)" w:date="2026-10-21T00:00:00Z">
              <w:r>
                <w:rPr>
                  <w:rFonts w:ascii="Calibri" w:cs="Calibri" w:eastAsia="Calibri" w:hAnsi="Calibri"/>
                  <w:sz w:val="22"/>
                  <w:szCs w:val="22"/>
                  <w:rtl w:val="0"/>
                </w:rPr>
                <w:delText xml:space="preserve">S</w:delText>
              </w:r>
            </w:del>
          </w:p>
        </w:tc>
        <w:tc>
          <w:tcPr>
            <w:vAlign w:val="center"/>
          </w:tcPr>
          <w:p w:rsidR="00000000" w:rsidDel="00000000" w:rsidP="00000000" w:rsidRDefault="00000000" w:rsidRPr="00000000" w14:paraId="00000233">
            <w:pPr>
              <w:rPr>
                <w:rFonts w:ascii="Calibri" w:cs="Calibri" w:eastAsia="Calibri" w:hAnsi="Calibri"/>
                <w:sz w:val="22"/>
                <w:szCs w:val="22"/>
              </w:rPr>
            </w:pPr>
            <w:del w:id="9165" w:author="Lu (Claude)" w:date="2026-10-21T00:00:00Z">
              <w:r>
                <w:rPr>
                  <w:rFonts w:ascii="Calibri" w:cs="Calibri" w:eastAsia="Calibri" w:hAnsi="Calibri"/>
                  <w:sz w:val="22"/>
                  <w:szCs w:val="22"/>
                  <w:rtl w:val="0"/>
                </w:rPr>
                <w:delText xml:space="preserve">D</w:delText>
              </w:r>
            </w:del>
          </w:p>
        </w:tc>
        <w:tc>
          <w:tcPr>
            <w:vAlign w:val="center"/>
          </w:tcPr>
          <w:p w:rsidR="00000000" w:rsidDel="00000000" w:rsidP="00000000" w:rsidRDefault="00000000" w:rsidRPr="00000000" w14:paraId="00000234">
            <w:pPr>
              <w:rPr>
                <w:rFonts w:ascii="Calibri" w:cs="Calibri" w:eastAsia="Calibri" w:hAnsi="Calibri"/>
                <w:sz w:val="22"/>
                <w:szCs w:val="22"/>
              </w:rPr>
            </w:pPr>
            <w:del w:id="9166" w:author="Lu (Claude)" w:date="2026-10-21T00:00:00Z">
              <w:r>
                <w:rPr>
                  <w:rFonts w:ascii="Calibri" w:cs="Calibri" w:eastAsia="Calibri" w:hAnsi="Calibri"/>
                  <w:sz w:val="22"/>
                  <w:szCs w:val="22"/>
                  <w:rtl w:val="0"/>
                </w:rPr>
                <w:delText xml:space="preserve">R</w:delText>
              </w:r>
            </w:del>
          </w:p>
        </w:tc>
        <w:tc>
          <w:tcPr>
            <w:vAlign w:val="center"/>
          </w:tcPr>
          <w:p w:rsidR="00000000" w:rsidDel="00000000" w:rsidP="00000000" w:rsidRDefault="00000000" w:rsidRPr="00000000" w14:paraId="00000235">
            <w:pPr>
              <w:rPr>
                <w:rFonts w:ascii="Calibri" w:cs="Calibri" w:eastAsia="Calibri" w:hAnsi="Calibri"/>
                <w:sz w:val="22"/>
                <w:szCs w:val="22"/>
              </w:rPr>
            </w:pPr>
            <w:del w:id="9167" w:author="Lu (Claude)" w:date="2026-10-21T00:00:00Z">
              <w:r>
                <w:rPr>
                  <w:rFonts w:ascii="Calibri" w:cs="Calibri" w:eastAsia="Calibri" w:hAnsi="Calibri"/>
                  <w:sz w:val="22"/>
                  <w:szCs w:val="22"/>
                  <w:rtl w:val="0"/>
                </w:rPr>
                <w:delText xml:space="preserve">I</w:delText>
              </w:r>
            </w:del>
          </w:p>
        </w:tc>
      </w:tr>
      <w:tr>
        <w:trPr>
          <w:cantSplit w:val="0"/>
          <w:trHeight w:val="397" w:hRule="atLeast"/>
          <w:tblHeader w:val="0"/>
          <w:del w:id="9175" w:author="Lu (Claude)" w:date="2026-10-21T00:00:00Z"/>
        </w:trPr>
        <w:tc>
          <w:tcPr>
            <w:vAlign w:val="center"/>
          </w:tcPr>
          <w:p w:rsidR="00000000" w:rsidDel="00000000" w:rsidP="00000000" w:rsidRDefault="00000000" w:rsidRPr="00000000" w14:paraId="00000236">
            <w:pPr>
              <w:rPr>
                <w:rFonts w:ascii="Calibri" w:cs="Calibri" w:eastAsia="Calibri" w:hAnsi="Calibri"/>
                <w:sz w:val="22"/>
                <w:szCs w:val="22"/>
              </w:rPr>
            </w:pPr>
            <w:del w:id="9169" w:author="Lu (Claude)" w:date="2026-10-21T00:00:00Z">
              <w:r>
                <w:rPr>
                  <w:rFonts w:ascii="Calibri" w:cs="Calibri" w:eastAsia="Calibri" w:hAnsi="Calibri"/>
                  <w:sz w:val="22"/>
                  <w:szCs w:val="22"/>
                  <w:rtl w:val="0"/>
                </w:rPr>
                <w:delText xml:space="preserve">MF-04 Candidate recruitment workflow</w:delText>
              </w:r>
            </w:del>
          </w:p>
        </w:tc>
        <w:tc>
          <w:tcPr>
            <w:vAlign w:val="center"/>
          </w:tcPr>
          <w:p w:rsidR="00000000" w:rsidDel="00000000" w:rsidP="00000000" w:rsidRDefault="00000000" w:rsidRPr="00000000" w14:paraId="00000237">
            <w:pPr>
              <w:rPr>
                <w:rFonts w:ascii="Calibri" w:cs="Calibri" w:eastAsia="Calibri" w:hAnsi="Calibri"/>
                <w:sz w:val="22"/>
                <w:szCs w:val="22"/>
              </w:rPr>
            </w:pPr>
            <w:del w:id="9170" w:author="Lu (Claude)" w:date="2026-10-21T00:00:00Z">
              <w:r>
                <w:rPr>
                  <w:rFonts w:ascii="Calibri" w:cs="Calibri" w:eastAsia="Calibri" w:hAnsi="Calibri"/>
                  <w:sz w:val="22"/>
                  <w:szCs w:val="22"/>
                  <w:rtl w:val="0"/>
                </w:rPr>
                <w:delText xml:space="preserve">I</w:delText>
              </w:r>
            </w:del>
          </w:p>
        </w:tc>
        <w:tc>
          <w:tcPr>
            <w:vAlign w:val="center"/>
          </w:tcPr>
          <w:p w:rsidR="00000000" w:rsidDel="00000000" w:rsidP="00000000" w:rsidRDefault="00000000" w:rsidRPr="00000000" w14:paraId="00000238">
            <w:pPr>
              <w:rPr>
                <w:rFonts w:ascii="Calibri" w:cs="Calibri" w:eastAsia="Calibri" w:hAnsi="Calibri"/>
                <w:sz w:val="22"/>
                <w:szCs w:val="22"/>
              </w:rPr>
            </w:pPr>
            <w:del w:id="9171" w:author="Lu (Claude)" w:date="2026-10-21T00:00:00Z">
              <w:r>
                <w:rPr>
                  <w:rFonts w:ascii="Calibri" w:cs="Calibri" w:eastAsia="Calibri" w:hAnsi="Calibri"/>
                  <w:sz w:val="22"/>
                  <w:szCs w:val="22"/>
                  <w:rtl w:val="0"/>
                </w:rPr>
                <w:delText xml:space="preserve">S</w:delText>
              </w:r>
            </w:del>
          </w:p>
        </w:tc>
        <w:tc>
          <w:tcPr>
            <w:vAlign w:val="center"/>
          </w:tcPr>
          <w:p w:rsidR="00000000" w:rsidDel="00000000" w:rsidP="00000000" w:rsidRDefault="00000000" w:rsidRPr="00000000" w14:paraId="00000239">
            <w:pPr>
              <w:rPr>
                <w:rFonts w:ascii="Calibri" w:cs="Calibri" w:eastAsia="Calibri" w:hAnsi="Calibri"/>
                <w:sz w:val="22"/>
                <w:szCs w:val="22"/>
              </w:rPr>
            </w:pPr>
            <w:del w:id="9172" w:author="Lu (Claude)" w:date="2026-10-21T00:00:00Z">
              <w:r>
                <w:rPr>
                  <w:rFonts w:ascii="Calibri" w:cs="Calibri" w:eastAsia="Calibri" w:hAnsi="Calibri"/>
                  <w:sz w:val="22"/>
                  <w:szCs w:val="22"/>
                  <w:rtl w:val="0"/>
                </w:rPr>
                <w:delText xml:space="preserve">R</w:delText>
              </w:r>
            </w:del>
          </w:p>
        </w:tc>
        <w:tc>
          <w:tcPr>
            <w:vAlign w:val="center"/>
          </w:tcPr>
          <w:p w:rsidR="00000000" w:rsidDel="00000000" w:rsidP="00000000" w:rsidRDefault="00000000" w:rsidRPr="00000000" w14:paraId="0000023A">
            <w:pPr>
              <w:rPr>
                <w:rFonts w:ascii="Calibri" w:cs="Calibri" w:eastAsia="Calibri" w:hAnsi="Calibri"/>
                <w:sz w:val="22"/>
                <w:szCs w:val="22"/>
              </w:rPr>
            </w:pPr>
            <w:del w:id="9173" w:author="Lu (Claude)" w:date="2026-10-21T00:00:00Z">
              <w:r>
                <w:rPr>
                  <w:rFonts w:ascii="Calibri" w:cs="Calibri" w:eastAsia="Calibri" w:hAnsi="Calibri"/>
                  <w:sz w:val="22"/>
                  <w:szCs w:val="22"/>
                  <w:rtl w:val="0"/>
                </w:rPr>
                <w:delText xml:space="preserve">D</w:delText>
              </w:r>
            </w:del>
          </w:p>
        </w:tc>
        <w:tc>
          <w:tcPr>
            <w:vAlign w:val="center"/>
          </w:tcPr>
          <w:p w:rsidR="00000000" w:rsidDel="00000000" w:rsidP="00000000" w:rsidRDefault="00000000" w:rsidRPr="00000000" w14:paraId="0000023B">
            <w:pPr>
              <w:rPr>
                <w:rFonts w:ascii="Calibri" w:cs="Calibri" w:eastAsia="Calibri" w:hAnsi="Calibri"/>
                <w:sz w:val="22"/>
                <w:szCs w:val="22"/>
              </w:rPr>
            </w:pPr>
            <w:del w:id="9174" w:author="Lu (Claude)" w:date="2026-10-21T00:00:00Z">
              <w:r>
                <w:rPr>
                  <w:rFonts w:ascii="Calibri" w:cs="Calibri" w:eastAsia="Calibri" w:hAnsi="Calibri"/>
                  <w:sz w:val="22"/>
                  <w:szCs w:val="22"/>
                  <w:rtl w:val="0"/>
                </w:rPr>
                <w:delText xml:space="preserve">S</w:delText>
              </w:r>
            </w:del>
          </w:p>
        </w:tc>
      </w:tr>
    </w:tbl>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2"/>
        <w:rPr/>
      </w:pPr>
      <w:bookmarkStart w:colFirst="0" w:colLast="0" w:name="_heading=h.xho9lkthfeb2" w:id="13"/>
      <w:bookmarkEnd w:id="13"/>
      <w:r w:rsidDel="00000000" w:rsidR="00000000" w:rsidRPr="00000000">
        <w:rPr>
          <w:rtl w:val="0"/>
        </w:rPr>
        <w:t xml:space="preserve">5. Project Communications</w:t>
      </w:r>
    </w:p>
    <w:p w:rsidR="00000000" w:rsidDel="00000000" w:rsidP="00000000" w:rsidRDefault="00000000" w:rsidRPr="00000000" w14:paraId="0000023E">
      <w:pPr>
        <w:rPr>
          <w:b w:val="1"/>
          <w:bCs w:val="1"/>
          <w:i w:val="1"/>
          <w:iCs w:val="1"/>
        </w:rPr>
      </w:pPr>
      <w:r w:rsidDel="00000000" w:rsidR="00000000" w:rsidRPr="00000000">
        <w:rPr>
          <w:b w:val="1"/>
          <w:bCs w:val="1"/>
          <w:i w:val="1"/>
          <w:iCs w:val="1"/>
          <w:rtl w:val="0"/>
        </w:rPr>
        <w:t xml:space="preserve">Table 8. Project Communication Plan </w:t>
      </w:r>
      <w:r w:rsidDel="00000000" w:rsidR="00000000" w:rsidRPr="00000000">
        <w:rPr>
          <w:rtl w:val="0"/>
        </w:rPr>
      </w:r>
    </w:p>
    <w:tbl>
      <w:tblPr>
        <w:tblStyle w:val="Table8"/>
        <w:tblW w:w="864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268"/>
        <w:gridCol w:w="1418"/>
        <w:gridCol w:w="2409"/>
        <w:gridCol w:w="1235"/>
        <w:gridCol w:w="1316"/>
        <w:tblGridChange w:id="0">
          <w:tblGrid>
            <w:gridCol w:w="2268"/>
            <w:gridCol w:w="1418"/>
            <w:gridCol w:w="2409"/>
            <w:gridCol w:w="1235"/>
            <w:gridCol w:w="1316"/>
          </w:tblGrid>
        </w:tblGridChange>
      </w:tblGrid>
      <w:tr>
        <w:trPr>
          <w:cantSplit w:val="0"/>
          <w:trHeight w:val="454" w:hRule="atLeast"/>
          <w:tblHeader w:val="0"/>
        </w:trPr>
        <w:tc>
          <w:tcPr>
            <w:shd w:fill="ffe8e1" w:val="clear"/>
          </w:tcPr>
          <w:p w:rsidR="00000000" w:rsidDel="00000000" w:rsidP="00000000" w:rsidRDefault="00000000" w:rsidRPr="00000000" w14:paraId="0000023F">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Communication Item</w:t>
            </w:r>
          </w:p>
        </w:tc>
        <w:tc>
          <w:tcPr>
            <w:shd w:fill="ffe8e1" w:val="clear"/>
          </w:tcPr>
          <w:p w:rsidR="00000000" w:rsidDel="00000000" w:rsidP="00000000" w:rsidRDefault="00000000" w:rsidRPr="00000000" w14:paraId="00000240">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Who/ Target</w:t>
            </w:r>
          </w:p>
        </w:tc>
        <w:tc>
          <w:tcPr>
            <w:shd w:fill="ffe8e1" w:val="clear"/>
          </w:tcPr>
          <w:p w:rsidR="00000000" w:rsidDel="00000000" w:rsidP="00000000" w:rsidRDefault="00000000" w:rsidRPr="00000000" w14:paraId="00000241">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w:t>
            </w:r>
          </w:p>
        </w:tc>
        <w:tc>
          <w:tcPr>
            <w:shd w:fill="ffe8e1" w:val="clear"/>
          </w:tcPr>
          <w:p w:rsidR="00000000" w:rsidDel="00000000" w:rsidP="00000000" w:rsidRDefault="00000000" w:rsidRPr="00000000" w14:paraId="00000242">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Frequency</w:t>
            </w:r>
          </w:p>
        </w:tc>
        <w:tc>
          <w:tcPr>
            <w:shd w:fill="ffe8e1" w:val="clear"/>
          </w:tcPr>
          <w:p w:rsidR="00000000" w:rsidDel="00000000" w:rsidP="00000000" w:rsidRDefault="00000000" w:rsidRPr="00000000" w14:paraId="00000243">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 Tool, Method(s)</w:t>
            </w:r>
          </w:p>
        </w:tc>
      </w:tr>
      <w:tr>
        <w:trPr>
          <w:cantSplit w:val="0"/>
          <w:trHeight w:val="454" w:hRule="atLeast"/>
          <w:tblHeader w:val="0"/>
        </w:trPr>
        <w:tc>
          <w:tcPr>
            <w:vAlign w:val="center"/>
          </w:tcPr>
          <w:p w:rsidR="00000000" w:rsidDel="00000000" w:rsidP="00000000" w:rsidRDefault="00000000" w:rsidRPr="00000000" w14:paraId="000002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Weekly team planning</w:t>
            </w:r>
          </w:p>
        </w:tc>
        <w:tc>
          <w:tcPr>
            <w:vAlign w:val="center"/>
          </w:tcPr>
          <w:p w:rsidR="00000000" w:rsidDel="00000000" w:rsidP="00000000" w:rsidRDefault="00000000" w:rsidRPr="00000000" w14:paraId="000002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members</w:t>
            </w:r>
          </w:p>
        </w:tc>
        <w:tc>
          <w:tcPr>
            <w:vAlign w:val="center"/>
          </w:tcPr>
          <w:p w:rsidR="00000000" w:rsidDel="00000000" w:rsidP="00000000" w:rsidRDefault="00000000" w:rsidRPr="00000000" w14:paraId="000002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Commit weekly scope, owners, dependencies and evidence</w:t>
            </w:r>
          </w:p>
        </w:tc>
        <w:tc>
          <w:tcPr>
            <w:vAlign w:val="center"/>
          </w:tcPr>
          <w:p w:rsidR="00000000" w:rsidDel="00000000" w:rsidP="00000000" w:rsidRDefault="00000000" w:rsidRPr="00000000" w14:paraId="000002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 of each week</w:t>
            </w:r>
          </w:p>
        </w:tc>
        <w:tc>
          <w:tcPr>
            <w:vAlign w:val="center"/>
          </w:tcPr>
          <w:p w:rsidR="00000000" w:rsidDel="00000000" w:rsidP="00000000" w:rsidRDefault="00000000" w:rsidRPr="00000000" w14:paraId="000002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Meeting plus Team Tracker</w:t>
            </w:r>
          </w:p>
        </w:tc>
      </w:tr>
      <w:tr>
        <w:trPr>
          <w:cantSplit w:val="0"/>
          <w:trHeight w:val="454" w:hRule="atLeast"/>
          <w:tblHeader w:val="0"/>
        </w:trPr>
        <w:tc>
          <w:tcPr>
            <w:vAlign w:val="center"/>
          </w:tcPr>
          <w:p w:rsidR="00000000" w:rsidDel="00000000" w:rsidP="00000000" w:rsidRDefault="00000000" w:rsidRPr="00000000" w14:paraId="000002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Daily coordination</w:t>
            </w:r>
          </w:p>
        </w:tc>
        <w:tc>
          <w:tcPr>
            <w:vAlign w:val="center"/>
          </w:tcPr>
          <w:p w:rsidR="00000000" w:rsidDel="00000000" w:rsidP="00000000" w:rsidRDefault="00000000" w:rsidRPr="00000000" w14:paraId="000002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members</w:t>
            </w:r>
          </w:p>
        </w:tc>
        <w:tc>
          <w:tcPr>
            <w:vAlign w:val="center"/>
          </w:tcPr>
          <w:p w:rsidR="00000000" w:rsidDel="00000000" w:rsidP="00000000" w:rsidRDefault="00000000" w:rsidRPr="00000000" w14:paraId="000002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Raise blockers and synchronize active work</w:t>
            </w:r>
          </w:p>
        </w:tc>
        <w:tc>
          <w:tcPr>
            <w:vAlign w:val="center"/>
          </w:tcPr>
          <w:p w:rsidR="00000000" w:rsidDel="00000000" w:rsidP="00000000" w:rsidRDefault="00000000" w:rsidRPr="00000000" w14:paraId="000002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Working days, asynchronous</w:t>
            </w:r>
          </w:p>
        </w:tc>
        <w:tc>
          <w:tcPr>
            <w:vAlign w:val="center"/>
          </w:tcPr>
          <w:p w:rsidR="00000000" w:rsidDel="00000000" w:rsidP="00000000" w:rsidRDefault="00000000" w:rsidRPr="00000000" w14:paraId="000002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chat; short call when needed</w:t>
            </w:r>
          </w:p>
        </w:tc>
      </w:tr>
      <w:tr>
        <w:trPr>
          <w:cantSplit w:val="0"/>
          <w:trHeight w:val="454" w:hRule="atLeast"/>
          <w:tblHeader w:val="0"/>
        </w:trPr>
        <w:tc>
          <w:tcPr>
            <w:vAlign w:val="center"/>
          </w:tcPr>
          <w:p w:rsidR="00000000" w:rsidDel="00000000" w:rsidP="00000000" w:rsidRDefault="00000000" w:rsidRPr="00000000" w14:paraId="000002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Weekly supervisor meeting</w:t>
            </w:r>
          </w:p>
        </w:tc>
        <w:tc>
          <w:tcPr>
            <w:vAlign w:val="center"/>
          </w:tcPr>
          <w:p w:rsidR="00000000" w:rsidDel="00000000" w:rsidP="00000000" w:rsidRDefault="00000000" w:rsidRPr="00000000" w14:paraId="000002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and supervisor</w:t>
            </w:r>
          </w:p>
        </w:tc>
        <w:tc>
          <w:tcPr>
            <w:vAlign w:val="center"/>
          </w:tcPr>
          <w:p w:rsidR="00000000" w:rsidDel="00000000" w:rsidP="00000000" w:rsidRDefault="00000000" w:rsidRPr="00000000" w14:paraId="000002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progress, decisions, risks and next actions</w:t>
            </w:r>
          </w:p>
        </w:tc>
        <w:tc>
          <w:tcPr>
            <w:vAlign w:val="center"/>
          </w:tcPr>
          <w:p w:rsidR="00000000" w:rsidDel="00000000" w:rsidP="00000000" w:rsidRDefault="00000000" w:rsidRPr="00000000" w14:paraId="000002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Before/at each supervisor session</w:t>
            </w:r>
          </w:p>
        </w:tc>
        <w:tc>
          <w:tcPr>
            <w:vAlign w:val="center"/>
          </w:tcPr>
          <w:p w:rsidR="00000000" w:rsidDel="00000000" w:rsidP="00000000" w:rsidRDefault="00000000" w:rsidRPr="00000000" w14:paraId="000002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Progress Log, demo and meeting minutes</w:t>
            </w:r>
          </w:p>
        </w:tc>
      </w:tr>
      <w:tr>
        <w:trPr>
          <w:cantSplit w:val="0"/>
          <w:trHeight w:val="454" w:hRule="atLeast"/>
          <w:tblHeader w:val="0"/>
        </w:trPr>
        <w:tc>
          <w:tcPr>
            <w:vAlign w:val="center"/>
          </w:tcPr>
          <w:p w:rsidR="00000000" w:rsidDel="00000000" w:rsidP="00000000" w:rsidRDefault="00000000" w:rsidRPr="00000000" w14:paraId="000002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decision</w:t>
            </w:r>
          </w:p>
        </w:tc>
        <w:tc>
          <w:tcPr>
            <w:vAlign w:val="center"/>
          </w:tcPr>
          <w:p w:rsidR="00000000" w:rsidDel="00000000" w:rsidP="00000000" w:rsidRDefault="00000000" w:rsidRPr="00000000" w14:paraId="000002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BA/owner, affected members, supervisor when needed</w:t>
            </w:r>
          </w:p>
        </w:tc>
        <w:tc>
          <w:tcPr>
            <w:vAlign w:val="center"/>
          </w:tcPr>
          <w:p w:rsidR="00000000" w:rsidDel="00000000" w:rsidP="00000000" w:rsidRDefault="00000000" w:rsidRPr="00000000" w14:paraId="000002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 ambiguous rules and prevent inconsistent implementation</w:t>
            </w:r>
          </w:p>
        </w:tc>
        <w:tc>
          <w:tcPr>
            <w:vAlign w:val="center"/>
          </w:tcPr>
          <w:p w:rsidR="00000000" w:rsidDel="00000000" w:rsidP="00000000" w:rsidRDefault="00000000" w:rsidRPr="00000000" w14:paraId="000002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needed before development</w:t>
            </w:r>
          </w:p>
        </w:tc>
        <w:tc>
          <w:tcPr>
            <w:vAlign w:val="center"/>
          </w:tcPr>
          <w:p w:rsidR="00000000" w:rsidDel="00000000" w:rsidP="00000000" w:rsidRDefault="00000000" w:rsidRPr="00000000" w14:paraId="000002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Decision Log with question, decision, date and evidence</w:t>
            </w:r>
          </w:p>
        </w:tc>
      </w:tr>
      <w:tr>
        <w:trPr>
          <w:cantSplit w:val="0"/>
          <w:trHeight w:val="454" w:hRule="atLeast"/>
          <w:tblHeader w:val="0"/>
        </w:trPr>
        <w:tc>
          <w:tcPr>
            <w:vAlign w:val="center"/>
          </w:tcPr>
          <w:p w:rsidR="00000000" w:rsidDel="00000000" w:rsidP="00000000" w:rsidRDefault="00000000" w:rsidRPr="00000000" w14:paraId="000002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Pull request review</w:t>
            </w:r>
          </w:p>
        </w:tc>
        <w:tc>
          <w:tcPr>
            <w:vAlign w:val="center"/>
          </w:tcPr>
          <w:p w:rsidR="00000000" w:rsidDel="00000000" w:rsidP="00000000" w:rsidRDefault="00000000" w:rsidRPr="00000000" w14:paraId="000002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Author and reviewer</w:t>
            </w:r>
          </w:p>
        </w:tc>
        <w:tc>
          <w:tcPr>
            <w:vAlign w:val="center"/>
          </w:tcPr>
          <w:p w:rsidR="00000000" w:rsidDel="00000000" w:rsidP="00000000" w:rsidRDefault="00000000" w:rsidRPr="00000000" w14:paraId="000002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code, tests, security and API contract</w:t>
            </w:r>
          </w:p>
        </w:tc>
        <w:tc>
          <w:tcPr>
            <w:vAlign w:val="center"/>
          </w:tcPr>
          <w:p w:rsidR="00000000" w:rsidDel="00000000" w:rsidP="00000000" w:rsidRDefault="00000000" w:rsidRPr="00000000" w14:paraId="000002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every merge to protected branch</w:t>
            </w:r>
          </w:p>
        </w:tc>
        <w:tc>
          <w:tcPr>
            <w:vAlign w:val="center"/>
          </w:tcPr>
          <w:p w:rsidR="00000000" w:rsidDel="00000000" w:rsidP="00000000" w:rsidRDefault="00000000" w:rsidRPr="00000000" w14:paraId="000002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 hosting pull request and CI</w:t>
            </w:r>
          </w:p>
        </w:tc>
      </w:tr>
      <w:tr>
        <w:trPr>
          <w:cantSplit w:val="0"/>
          <w:trHeight w:val="454" w:hRule="atLeast"/>
          <w:tblHeader w:val="0"/>
        </w:trPr>
        <w:tc>
          <w:tcPr>
            <w:vAlign w:val="center"/>
          </w:tcPr>
          <w:p w:rsidR="00000000" w:rsidDel="00000000" w:rsidP="00000000" w:rsidRDefault="00000000" w:rsidRPr="00000000" w14:paraId="000002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Review/Council readiness</w:t>
            </w:r>
          </w:p>
        </w:tc>
        <w:tc>
          <w:tcPr>
            <w:vAlign w:val="center"/>
          </w:tcPr>
          <w:p w:rsidR="00000000" w:rsidDel="00000000" w:rsidP="00000000" w:rsidRDefault="00000000" w:rsidRPr="00000000" w14:paraId="000002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members</w:t>
            </w:r>
          </w:p>
        </w:tc>
        <w:tc>
          <w:tcPr>
            <w:vAlign w:val="center"/>
          </w:tcPr>
          <w:p w:rsidR="00000000" w:rsidDel="00000000" w:rsidP="00000000" w:rsidRDefault="00000000" w:rsidRPr="00000000" w14:paraId="000002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 product, documentation, testing and demonstration</w:t>
            </w:r>
          </w:p>
        </w:tc>
        <w:tc>
          <w:tcPr>
            <w:vAlign w:val="center"/>
          </w:tcPr>
          <w:p w:rsidR="00000000" w:rsidDel="00000000" w:rsidP="00000000" w:rsidRDefault="00000000" w:rsidRPr="00000000" w14:paraId="000002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W4, W8, W12-W15</w:t>
            </w:r>
          </w:p>
        </w:tc>
        <w:tc>
          <w:tcPr>
            <w:vAlign w:val="center"/>
          </w:tcPr>
          <w:p w:rsidR="00000000" w:rsidDel="00000000" w:rsidP="00000000" w:rsidRDefault="00000000" w:rsidRPr="00000000" w14:paraId="000002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Checklist, rehearsal and recorded evidence</w:t>
            </w:r>
          </w:p>
        </w:tc>
      </w:tr>
      <w:tr>
        <w:trPr>
          <w:cantSplit w:val="0"/>
          <w:trHeight w:val="454" w:hRule="atLeast"/>
          <w:tblHeader w:val="0"/>
        </w:trPr>
        <w:tc>
          <w:tcPr>
            <w:vAlign w:val="center"/>
          </w:tcPr>
          <w:p w:rsidR="00000000" w:rsidDel="00000000" w:rsidP="00000000" w:rsidRDefault="00000000" w:rsidRPr="00000000" w14:paraId="000002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Incident or blocker escalation</w:t>
            </w:r>
          </w:p>
        </w:tc>
        <w:tc>
          <w:tcPr>
            <w:vAlign w:val="center"/>
          </w:tcPr>
          <w:p w:rsidR="00000000" w:rsidDel="00000000" w:rsidP="00000000" w:rsidRDefault="00000000" w:rsidRPr="00000000" w14:paraId="000002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 team lead and affected members</w:t>
            </w:r>
          </w:p>
        </w:tc>
        <w:tc>
          <w:tcPr>
            <w:vAlign w:val="center"/>
          </w:tcPr>
          <w:p w:rsidR="00000000" w:rsidDel="00000000" w:rsidP="00000000" w:rsidRDefault="00000000" w:rsidRPr="00000000" w14:paraId="000002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Limit schedule or quality impact</w:t>
            </w:r>
          </w:p>
        </w:tc>
        <w:tc>
          <w:tcPr>
            <w:vAlign w:val="center"/>
          </w:tcPr>
          <w:p w:rsidR="00000000" w:rsidDel="00000000" w:rsidP="00000000" w:rsidRDefault="00000000" w:rsidRPr="00000000" w14:paraId="000002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Within one working day</w:t>
            </w:r>
          </w:p>
        </w:tc>
        <w:tc>
          <w:tcPr>
            <w:vAlign w:val="center"/>
          </w:tcPr>
          <w:p w:rsidR="00000000" w:rsidDel="00000000" w:rsidP="00000000" w:rsidRDefault="00000000" w:rsidRPr="00000000" w14:paraId="000002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Issue tracker and direct notification</w:t>
            </w:r>
          </w:p>
        </w:tc>
      </w:tr>
    </w:tbl>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2"/>
        <w:rPr/>
      </w:pPr>
      <w:bookmarkStart w:colFirst="0" w:colLast="0" w:name="_heading=h.hb7f8z6rpmyw" w:id="14"/>
      <w:bookmarkEnd w:id="14"/>
      <w:r w:rsidDel="00000000" w:rsidR="00000000" w:rsidRPr="00000000">
        <w:rPr>
          <w:rtl w:val="0"/>
        </w:rPr>
        <w:t xml:space="preserve">6. Configuration Management</w:t>
      </w:r>
    </w:p>
    <w:p w:rsidR="00000000" w:rsidDel="00000000" w:rsidP="00000000" w:rsidRDefault="00000000" w:rsidRPr="00000000" w14:paraId="00000269">
      <w:pPr>
        <w:pStyle w:val="Heading3"/>
        <w:rPr>
          <w:i w:val="1"/>
          <w:iCs w:val="1"/>
          <w:color w:val="0000ff"/>
        </w:rPr>
      </w:pPr>
      <w:bookmarkStart w:colFirst="0" w:colLast="0" w:name="_heading=h.eu71gyhplp8o" w:id="15"/>
      <w:bookmarkEnd w:id="15"/>
      <w:r w:rsidDel="00000000" w:rsidR="00000000" w:rsidRPr="00000000">
        <w:rPr>
          <w:rtl w:val="0"/>
        </w:rPr>
        <w:t xml:space="preserve">6.1 Document Management</w:t>
      </w:r>
      <w:r w:rsidDel="00000000" w:rsidR="00000000" w:rsidRPr="00000000">
        <w:rPr>
          <w:rtl w:val="0"/>
        </w:rPr>
      </w:r>
    </w:p>
    <w:p w:rsidR="00000000" w:rsidDel="00000000" w:rsidP="00000000" w:rsidRDefault="00000000" w:rsidRPr="00000000" w14:paraId="0000026A">
      <w:pPr>
        <w:spacing w:after="80" w:lineRule="auto"/>
        <w:rPr>
          <w:i w:val="1"/>
          <w:iCs w:val="1"/>
          <w:color w:val="0000ff"/>
        </w:rPr>
      </w:pPr>
      <w:r w:rsidDel="00000000" w:rsidR="00000000" w:rsidRPr="00000000">
        <w:rPr>
          <w:rtl w:val="0"/>
        </w:rPr>
        <w:t xml:space="preserve">Project documents are stored in the shared project workspace with controlled access. Filenames identify the document and version; formal baselines use v1.0, v1.1 and later approved versions. Drafts may use v0.x. Every change records author, date and description. Approved baselines are not overwritten without a recorded change request. Meeting minutes, decisions, feedback and evidence remain linked to the affected deliverable.</w:t>
      </w:r>
      <w:r w:rsidDel="00000000" w:rsidR="00000000" w:rsidRPr="00000000">
        <w:rPr>
          <w:rtl w:val="0"/>
        </w:rPr>
      </w:r>
    </w:p>
    <w:p w:rsidR="00000000" w:rsidDel="00000000" w:rsidP="00000000" w:rsidRDefault="00000000" w:rsidRPr="00000000" w14:paraId="0000026B">
      <w:pPr>
        <w:pStyle w:val="Heading3"/>
        <w:rPr>
          <w:i w:val="1"/>
          <w:iCs w:val="1"/>
          <w:color w:val="0000ff"/>
        </w:rPr>
      </w:pPr>
      <w:bookmarkStart w:colFirst="0" w:colLast="0" w:name="_heading=h.9e9fpsk89mo0" w:id="16"/>
      <w:bookmarkEnd w:id="16"/>
      <w:r w:rsidDel="00000000" w:rsidR="00000000" w:rsidRPr="00000000">
        <w:rPr>
          <w:rtl w:val="0"/>
        </w:rPr>
        <w:t xml:space="preserve">6.2 Source Code Management</w:t>
      </w:r>
      <w:r w:rsidDel="00000000" w:rsidR="00000000" w:rsidRPr="00000000">
        <w:rPr>
          <w:rtl w:val="0"/>
        </w:rPr>
      </w:r>
    </w:p>
    <w:p w:rsidR="00000000" w:rsidDel="00000000" w:rsidP="00000000" w:rsidRDefault="00000000" w:rsidRPr="00000000" w14:paraId="0000026C">
      <w:pPr>
        <w:spacing w:after="80" w:lineRule="auto"/>
        <w:rPr>
          <w:i w:val="1"/>
          <w:iCs w:val="1"/>
          <w:color w:val="0000ff"/>
        </w:rPr>
      </w:pPr>
      <w:r>
        <w:rPr>
          <w:rtl w:val="0"/>
        </w:rPr>
        <w:t xml:space="preserve">Source code is managed in one HR Connect repository unless the team later approves a justified split. The repository contains frontend, backend and docs areas, </w:t>
      </w:r>
      <w:del w:id="9176" w:author="Lu (Claude)" w:date="2026-10-21T00:00:00Z">
        <w:r>
          <w:rPr>
            <w:rtl w:val="0"/>
          </w:rPr>
          <w:delText xml:space="preserve">with an optional separate AI service only when deployment requires it.</w:delText>
        </w:r>
      </w:del>
      <w:ins w:id="9177" w:author="Lu (Claude)" w:date="2026-10-21T00:00:00Z">
        <w:r>
          <w:rPr>
            <w:rtl w:val="0"/>
          </w:rPr>
          <w:t xml:space="preserve">and a separate Python AI service (ai-service-v2).</w:t>
        </w:r>
      </w:ins>
      <w:r>
        <w:rPr>
          <w:rtl w:val="0"/>
        </w:rPr>
        <w:t xml:space="preserve"> </w:t>
      </w:r>
      <w:del w:id="9178" w:author="Lu (Claude)" w:date="2026-10-21T00:00:00Z">
        <w:r>
          <w:rPr>
            <w:rtl w:val="0"/>
          </w:rPr>
          <w:delText xml:space="preserve">Protected main and develop branches</w:delText>
        </w:r>
      </w:del>
      <w:ins w:id="9179" w:author="Lu (Claude)" w:date="2026-10-21T00:00:00Z">
        <w:r>
          <w:rPr>
            <w:rtl w:val="0"/>
          </w:rPr>
          <w:t xml:space="preserve">Protected main and dev branches</w:t>
        </w:r>
      </w:ins>
      <w:r>
        <w:rPr>
          <w:rtl w:val="0"/>
        </w:rPr>
        <w:t xml:space="preserve"> require pull requests and CI checks. Feature branches follow a consistent naming rule. Secrets are never committed; .env.example documents required variables. Database changes use versioned migrations and release tags identify reviewed builds.</w:t>
      </w:r>
      <w:r w:rsidDel="00000000" w:rsidR="00000000" w:rsidRPr="00000000">
        <w:rPr>
          <w:rtl w:val="0"/>
        </w:rPr>
      </w:r>
    </w:p>
    <w:p w:rsidR="00000000" w:rsidDel="00000000" w:rsidP="00000000" w:rsidRDefault="00000000" w:rsidRPr="00000000" w14:paraId="0000026D">
      <w:pPr>
        <w:pStyle w:val="Heading3"/>
        <w:rPr/>
      </w:pPr>
      <w:bookmarkStart w:colFirst="0" w:colLast="0" w:name="_heading=h.a3dbyzvscm9y" w:id="17"/>
      <w:bookmarkEnd w:id="17"/>
      <w:r w:rsidDel="00000000" w:rsidR="00000000" w:rsidRPr="00000000">
        <w:rPr>
          <w:rtl w:val="0"/>
        </w:rPr>
        <w:t xml:space="preserve">6.3 Tools &amp; Infrastructures</w:t>
      </w:r>
    </w:p>
    <w:p w:rsidR="00000000" w:rsidDel="00000000" w:rsidP="00000000" w:rsidRDefault="00000000" w:rsidRPr="00000000" w14:paraId="0000026E">
      <w:pPr>
        <w:rPr>
          <w:b w:val="1"/>
          <w:bCs w:val="1"/>
          <w:i w:val="1"/>
          <w:iCs w:val="1"/>
        </w:rPr>
      </w:pPr>
      <w:r w:rsidDel="00000000" w:rsidR="00000000" w:rsidRPr="00000000">
        <w:rPr>
          <w:b w:val="1"/>
          <w:bCs w:val="1"/>
          <w:i w:val="1"/>
          <w:iCs w:val="1"/>
          <w:rtl w:val="0"/>
        </w:rPr>
        <w:t xml:space="preserve">Table 9. Project Tools and Infrastructure </w:t>
      </w:r>
      <w:r w:rsidDel="00000000" w:rsidR="00000000" w:rsidRPr="00000000">
        <w:rPr>
          <w:rtl w:val="0"/>
        </w:rPr>
      </w:r>
    </w:p>
    <w:tbl>
      <w:tblPr>
        <w:tblStyle w:val="Table9"/>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97" w:hRule="atLeast"/>
          <w:tblHeader w:val="0"/>
        </w:trPr>
        <w:tc>
          <w:tcPr>
            <w:shd w:fill="ffe8e1" w:val="clear"/>
          </w:tcPr>
          <w:p w:rsidR="00000000" w:rsidDel="00000000" w:rsidP="00000000" w:rsidRDefault="00000000" w:rsidRPr="00000000" w14:paraId="0000026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Category</w:t>
            </w:r>
          </w:p>
        </w:tc>
        <w:tc>
          <w:tcPr>
            <w:shd w:fill="ffe8e1" w:val="clear"/>
          </w:tcPr>
          <w:p w:rsidR="00000000" w:rsidDel="00000000" w:rsidP="00000000" w:rsidRDefault="00000000" w:rsidRPr="00000000" w14:paraId="0000027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Tools / Infrastructure</w:t>
            </w:r>
          </w:p>
        </w:tc>
      </w:tr>
      <w:tr>
        <w:trPr>
          <w:cantSplit w:val="0"/>
          <w:trHeight w:val="397" w:hRule="atLeast"/>
          <w:tblHeader w:val="0"/>
        </w:trPr>
        <w:tc>
          <w:tcPr>
            <w:vAlign w:val="center"/>
          </w:tcPr>
          <w:p w:rsidR="00000000" w:rsidDel="00000000" w:rsidP="00000000" w:rsidRDefault="00000000" w:rsidRPr="00000000" w14:paraId="000002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Technology</w:t>
            </w:r>
          </w:p>
        </w:tc>
        <w:tc>
          <w:tcPr>
            <w:vAlign w:val="center"/>
          </w:tcPr>
          <w:p w:rsidR="00000000" w:rsidDel="00000000" w:rsidP="00000000" w:rsidRDefault="00000000" w:rsidRPr="00000000" w14:paraId="00000272">
            <w:pPr>
              <w:rPr>
                <w:rFonts w:ascii="Calibri" w:cs="Calibri" w:eastAsia="Calibri" w:hAnsi="Calibri"/>
                <w:sz w:val="22"/>
                <w:szCs w:val="22"/>
              </w:rPr>
            </w:pPr>
            <w:del w:id="9180" w:author="Lu (Claude)" w:date="2026-10-21T00:00:00Z">
              <w:r>
                <w:rPr>
                  <w:rFonts w:ascii="Calibri" w:cs="Calibri" w:eastAsia="Calibri" w:hAnsi="Calibri"/>
                  <w:sz w:val="22"/>
                  <w:szCs w:val="22"/>
                  <w:rtl w:val="0"/>
                </w:rPr>
                <w:delText xml:space="preserve">Frontend framework selected by team; React,TypeScript,Antd,Vite </w:delText>
              </w:r>
            </w:del>
            <w:ins w:id="9182" w:author="Lu (Claude)" w:date="2026-10-21T00:00:00Z">
              <w:r>
                <w:rPr>
                  <w:rFonts w:ascii="Calibri" w:cs="Calibri" w:eastAsia="Calibri" w:hAnsi="Calibri"/>
                  <w:sz w:val="22"/>
                  <w:szCs w:val="22"/>
                  <w:rtl w:val="0"/>
                </w:rPr>
                <w:t xml:space="preserve">Frontend: React, TypeScript, Ant Design, Tailwind CSS, Vite. Backend: ASP.NET Core 8 Minimal API with Clean Architecture, MediatR, FluentValidation, EF Core and SignalR. AI service: Python FastAPI with Gemini and Sentence-BERT.</w:t>
              </w:r>
            </w:ins>
          </w:p>
          <w:p w:rsidR="00000000" w:rsidDel="00000000" w:rsidP="00000000" w:rsidRDefault="00000000" w:rsidRPr="00000000" w14:paraId="00000273">
            <w:pPr>
              <w:rPr>
                <w:rFonts w:ascii="Calibri" w:cs="Calibri" w:eastAsia="Calibri" w:hAnsi="Calibri"/>
                <w:sz w:val="22"/>
                <w:szCs w:val="22"/>
              </w:rPr>
            </w:pPr>
            <w:del w:id="9181" w:author="Lu (Claude)" w:date="2026-10-21T00:00:00Z">
              <w:r>
                <w:rPr>
                  <w:rFonts w:ascii="Calibri" w:cs="Calibri" w:eastAsia="Calibri" w:hAnsi="Calibri"/>
                  <w:sz w:val="22"/>
                  <w:szCs w:val="22"/>
                  <w:rtl w:val="0"/>
                </w:rPr>
                <w:delText xml:space="preserve">backend; optional Python/AI component only if required by the approved design.</w:delText>
              </w:r>
            </w:del>
          </w:p>
        </w:tc>
      </w:tr>
      <w:tr>
        <w:trPr>
          <w:cantSplit w:val="0"/>
          <w:trHeight w:val="397" w:hRule="atLeast"/>
          <w:tblHeader w:val="0"/>
        </w:trPr>
        <w:tc>
          <w:tcPr>
            <w:vAlign w:val="center"/>
          </w:tcPr>
          <w:p w:rsidR="00000000" w:rsidDel="00000000" w:rsidP="00000000" w:rsidRDefault="00000000" w:rsidRPr="00000000" w14:paraId="000002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Database</w:t>
            </w:r>
          </w:p>
        </w:tc>
        <w:tc>
          <w:tcPr>
            <w:vAlign w:val="center"/>
          </w:tcPr>
          <w:p w:rsidR="00000000" w:rsidDel="00000000" w:rsidP="00000000" w:rsidRDefault="00000000" w:rsidRPr="00000000" w14:paraId="00000275">
            <w:pPr>
              <w:rPr>
                <w:rFonts w:ascii="Calibri" w:cs="Calibri" w:eastAsia="Calibri" w:hAnsi="Calibri"/>
                <w:sz w:val="22"/>
                <w:szCs w:val="22"/>
              </w:rPr>
            </w:pPr>
            <w:del w:id="9183" w:author="Lu (Claude)" w:date="2026-10-21T00:00:00Z">
              <w:r>
                <w:rPr>
                  <w:rFonts w:ascii="Calibri" w:cs="Calibri" w:eastAsia="Calibri" w:hAnsi="Calibri"/>
                  <w:sz w:val="22"/>
                  <w:szCs w:val="22"/>
                  <w:rtl w:val="0"/>
                </w:rPr>
                <w:delText xml:space="preserve">Relational database selected in the architecture baseline; versioned schema migrations and controlled seed data.</w:delText>
              </w:r>
            </w:del>
            <w:ins w:id="9184" w:author="Lu (Claude)" w:date="2026-10-21T00:00:00Z">
              <w:r>
                <w:rPr>
                  <w:rFonts w:ascii="Calibri" w:cs="Calibri" w:eastAsia="Calibri" w:hAnsi="Calibri"/>
                  <w:sz w:val="22"/>
                  <w:szCs w:val="22"/>
                  <w:rtl w:val="0"/>
                </w:rPr>
                <w:t xml:space="preserve">PostgreSQL with EF Core versioned migrations and controlled seed data; Cloudflare R2 for private CV and document files.</w:t>
              </w:r>
            </w:ins>
          </w:p>
        </w:tc>
      </w:tr>
      <w:tr>
        <w:trPr>
          <w:cantSplit w:val="0"/>
          <w:trHeight w:val="397" w:hRule="atLeast"/>
          <w:tblHeader w:val="0"/>
        </w:trPr>
        <w:tc>
          <w:tcPr>
            <w:vAlign w:val="center"/>
          </w:tcPr>
          <w:p w:rsidR="00000000" w:rsidDel="00000000" w:rsidP="00000000" w:rsidRDefault="00000000" w:rsidRPr="00000000" w14:paraId="000002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IDEs/Editors</w:t>
            </w:r>
          </w:p>
        </w:tc>
        <w:tc>
          <w:tcPr>
            <w:vAlign w:val="center"/>
          </w:tcPr>
          <w:p w:rsidR="00000000" w:rsidDel="00000000" w:rsidP="00000000" w:rsidRDefault="00000000" w:rsidRPr="00000000" w14:paraId="000002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Studio, Visual Studio Code or agreed equivalent.</w:t>
            </w:r>
          </w:p>
        </w:tc>
      </w:tr>
      <w:tr>
        <w:trPr>
          <w:cantSplit w:val="0"/>
          <w:trHeight w:val="397" w:hRule="atLeast"/>
          <w:tblHeader w:val="0"/>
        </w:trPr>
        <w:tc>
          <w:tcPr>
            <w:vAlign w:val="center"/>
          </w:tcPr>
          <w:p w:rsidR="00000000" w:rsidDel="00000000" w:rsidP="00000000" w:rsidRDefault="00000000" w:rsidRPr="00000000" w14:paraId="000002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Diagramming</w:t>
            </w:r>
          </w:p>
        </w:tc>
        <w:tc>
          <w:tcPr>
            <w:vAlign w:val="center"/>
          </w:tcPr>
          <w:p w:rsidR="00000000" w:rsidDel="00000000" w:rsidP="00000000" w:rsidRDefault="00000000" w:rsidRPr="00000000" w14:paraId="000002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Draw.io, StarUML, Canva or agreed modeling tool; exported diagrams stored with source versions.</w:t>
            </w:r>
          </w:p>
        </w:tc>
      </w:tr>
      <w:tr>
        <w:trPr>
          <w:cantSplit w:val="0"/>
          <w:trHeight w:val="397" w:hRule="atLeast"/>
          <w:tblHeader w:val="0"/>
        </w:trPr>
        <w:tc>
          <w:tcPr>
            <w:vAlign w:val="center"/>
          </w:tcPr>
          <w:p w:rsidR="00000000" w:rsidDel="00000000" w:rsidP="00000000" w:rsidRDefault="00000000" w:rsidRPr="00000000" w14:paraId="000002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Documentation</w:t>
            </w:r>
          </w:p>
        </w:tc>
        <w:tc>
          <w:tcPr>
            <w:vAlign w:val="center"/>
          </w:tcPr>
          <w:p w:rsidR="00000000" w:rsidDel="00000000" w:rsidP="00000000" w:rsidRDefault="00000000" w:rsidRPr="00000000" w14:paraId="000002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Microsoft Word/Excel/PowerPoint and shared online workspace.</w:t>
            </w:r>
          </w:p>
        </w:tc>
      </w:tr>
      <w:tr>
        <w:trPr>
          <w:cantSplit w:val="0"/>
          <w:trHeight w:val="397" w:hRule="atLeast"/>
          <w:tblHeader w:val="0"/>
        </w:trPr>
        <w:tc>
          <w:tcPr>
            <w:vAlign w:val="center"/>
          </w:tcPr>
          <w:p w:rsidR="00000000" w:rsidDel="00000000" w:rsidP="00000000" w:rsidRDefault="00000000" w:rsidRPr="00000000" w14:paraId="000002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Version Control</w:t>
            </w:r>
          </w:p>
        </w:tc>
        <w:tc>
          <w:tcPr>
            <w:vAlign w:val="center"/>
          </w:tcPr>
          <w:p w:rsidR="00000000" w:rsidDel="00000000" w:rsidP="00000000" w:rsidRDefault="00000000" w:rsidRPr="00000000" w14:paraId="0000027D">
            <w:pPr>
              <w:rPr>
                <w:rFonts w:ascii="Calibri" w:cs="Calibri" w:eastAsia="Calibri" w:hAnsi="Calibri"/>
                <w:sz w:val="22"/>
                <w:szCs w:val="22"/>
              </w:rPr>
            </w:pPr>
            <w:del w:id="9187" w:author="Lu (Claude)" w:date="2026-10-21T00:00:00Z">
              <w:r>
                <w:rPr>
                  <w:rFonts w:ascii="Calibri" w:cs="Calibri" w:eastAsia="Calibri" w:hAnsi="Calibri"/>
                  <w:sz w:val="22"/>
                  <w:szCs w:val="22"/>
                  <w:rtl w:val="0"/>
                </w:rPr>
                <w:delText xml:space="preserve">Git repository with protected branches, pull requests, tags and CI.</w:delText>
              </w:r>
            </w:del>
            <w:ins w:id="9188" w:author="Lu (Claude)" w:date="2026-10-21T00:00:00Z">
              <w:r>
                <w:rPr>
                  <w:rFonts w:ascii="Calibri" w:cs="Calibri" w:eastAsia="Calibri" w:hAnsi="Calibri"/>
                  <w:sz w:val="22"/>
                  <w:szCs w:val="22"/>
                  <w:rtl w:val="0"/>
                </w:rPr>
                <w:t xml:space="preserve">GitHub repository with protected main and dev branches, pull requests and GitHub Actions CI/CD.</w:t>
              </w:r>
            </w:ins>
          </w:p>
        </w:tc>
      </w:tr>
      <w:tr>
        <w:trPr>
          <w:cantSplit w:val="0"/>
          <w:trHeight w:val="397" w:hRule="atLeast"/>
          <w:tblHeader w:val="0"/>
        </w:trPr>
        <w:tc>
          <w:tcPr>
            <w:vAlign w:val="center"/>
          </w:tcPr>
          <w:p w:rsidR="00000000" w:rsidDel="00000000" w:rsidP="00000000" w:rsidRDefault="00000000" w:rsidRPr="00000000" w14:paraId="000002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Deployment Server</w:t>
            </w:r>
          </w:p>
        </w:tc>
        <w:tc>
          <w:tcPr>
            <w:vAlign w:val="center"/>
          </w:tcPr>
          <w:p w:rsidR="00000000" w:rsidDel="00000000" w:rsidP="00000000" w:rsidRDefault="00000000" w:rsidRPr="00000000" w14:paraId="0000027F">
            <w:pPr>
              <w:rPr>
                <w:rFonts w:ascii="Calibri" w:cs="Calibri" w:eastAsia="Calibri" w:hAnsi="Calibri"/>
                <w:sz w:val="22"/>
                <w:szCs w:val="22"/>
              </w:rPr>
            </w:pPr>
            <w:del w:id="9185" w:author="Lu (Claude)" w:date="2026-10-21T00:00:00Z">
              <w:r>
                <w:rPr>
                  <w:rFonts w:ascii="Calibri" w:cs="Calibri" w:eastAsia="Calibri" w:hAnsi="Calibri"/>
                  <w:sz w:val="22"/>
                  <w:szCs w:val="22"/>
                  <w:rtl w:val="0"/>
                </w:rPr>
                <w:delText xml:space="preserve">Approved cloud or school-accessible environment with separated configuration and secure secrets.</w:delText>
              </w:r>
            </w:del>
            <w:ins w:id="9186" w:author="Lu (Claude)" w:date="2026-10-21T00:00:00Z">
              <w:r>
                <w:rPr>
                  <w:rFonts w:ascii="Calibri" w:cs="Calibri" w:eastAsia="Calibri" w:hAnsi="Calibri"/>
                  <w:sz w:val="22"/>
                  <w:szCs w:val="22"/>
                  <w:rtl w:val="0"/>
                </w:rPr>
                <w:t xml:space="preserve">Render (backend), Vercel (frontend), AI service reached through a Cloudflare tunnel; secrets kept in environment variables.</w:t>
              </w:r>
            </w:ins>
          </w:p>
        </w:tc>
      </w:tr>
      <w:tr>
        <w:trPr>
          <w:cantSplit w:val="0"/>
          <w:trHeight w:val="397" w:hRule="atLeast"/>
          <w:tblHeader w:val="0"/>
        </w:trPr>
        <w:tc>
          <w:tcPr>
            <w:vAlign w:val="center"/>
          </w:tcPr>
          <w:p w:rsidR="00000000" w:rsidDel="00000000" w:rsidP="00000000" w:rsidRDefault="00000000" w:rsidRPr="00000000" w14:paraId="000002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Management</w:t>
            </w:r>
          </w:p>
        </w:tc>
        <w:tc>
          <w:tcPr>
            <w:vAlign w:val="center"/>
          </w:tcPr>
          <w:p w:rsidR="00000000" w:rsidDel="00000000" w:rsidP="00000000" w:rsidRDefault="00000000" w:rsidRPr="00000000" w14:paraId="000002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Official Progress Log plus Team Tracker/issue board for tasks, risks, decisions, feedback and evidence.</w:t>
            </w:r>
          </w:p>
        </w:tc>
      </w:tr>
      <w:tr>
        <w:trPr>
          <w:cantSplit w:val="0"/>
          <w:trHeight w:val="397" w:hRule="atLeast"/>
          <w:tblHeader w:val="0"/>
        </w:trPr>
        <w:tc>
          <w:tcPr>
            <w:vAlign w:val="center"/>
          </w:tcPr>
          <w:p w:rsidR="00000000" w:rsidDel="00000000" w:rsidP="00000000" w:rsidRDefault="00000000" w:rsidRPr="00000000" w14:paraId="000002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Testing</w:t>
            </w:r>
          </w:p>
        </w:tc>
        <w:tc>
          <w:tcPr>
            <w:vAlign w:val="center"/>
          </w:tcPr>
          <w:p w:rsidR="00000000" w:rsidDel="00000000" w:rsidP="00000000" w:rsidRDefault="00000000" w:rsidRPr="00000000" w14:paraId="00000283">
            <w:pPr>
              <w:rPr>
                <w:rFonts w:ascii="Calibri" w:cs="Calibri" w:eastAsia="Calibri" w:hAnsi="Calibri"/>
                <w:sz w:val="22"/>
                <w:szCs w:val="22"/>
              </w:rPr>
            </w:pPr>
            <w:del w:id="9189" w:author="Lu (Claude)" w:date="2026-10-21T00:00:00Z">
              <w:r>
                <w:rPr>
                  <w:rFonts w:ascii="Calibri" w:cs="Calibri" w:eastAsia="Calibri" w:hAnsi="Calibri"/>
                  <w:sz w:val="22"/>
                  <w:szCs w:val="22"/>
                  <w:rtl w:val="0"/>
                </w:rPr>
                <w:delText xml:space="preserve">xUnit or equivalent, API testing tool, frontend test framework and system-test evidence repository.</w:delText>
              </w:r>
            </w:del>
            <w:ins w:id="9190" w:author="Lu (Claude)" w:date="2026-10-21T00:00:00Z">
              <w:r>
                <w:rPr>
                  <w:rFonts w:ascii="Calibri" w:cs="Calibri" w:eastAsia="Calibri" w:hAnsi="Calibri"/>
                  <w:sz w:val="22"/>
                  <w:szCs w:val="22"/>
                  <w:rtl w:val="0"/>
                </w:rPr>
                <w:t xml:space="preserve">xUnit, Moq and FluentAssertions (backend), Vitest and Testing Library (frontend), pytest (AI service), Playwright for end-to-end tests on the deployed system.</w:t>
              </w:r>
            </w:ins>
          </w:p>
        </w:tc>
      </w:tr>
      <w:tr>
        <w:trPr>
          <w:cantSplit w:val="0"/>
          <w:trHeight w:val="397" w:hRule="atLeast"/>
          <w:tblHeader w:val="0"/>
        </w:trPr>
        <w:tc>
          <w:tcPr>
            <w:vAlign w:val="center"/>
          </w:tcPr>
          <w:p w:rsidR="00000000" w:rsidDel="00000000" w:rsidP="00000000" w:rsidRDefault="00000000" w:rsidRPr="00000000" w14:paraId="000002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Communication</w:t>
            </w:r>
          </w:p>
        </w:tc>
        <w:tc>
          <w:tcPr>
            <w:vAlign w:val="center"/>
          </w:tcPr>
          <w:p w:rsidR="00000000" w:rsidDel="00000000" w:rsidP="00000000" w:rsidRDefault="00000000" w:rsidRPr="00000000" w14:paraId="000002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chat and supervisor meetings; decisions recorded in minutes and the Decision Log.</w:t>
            </w:r>
          </w:p>
        </w:tc>
      </w:tr>
    </w:tbl>
    <w:p w:rsidR="00000000" w:rsidDel="00000000" w:rsidP="00000000" w:rsidRDefault="00000000" w:rsidRPr="00000000" w14:paraId="00000286">
      <w:pPr>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ahom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jzGcYTWw/Ok4F+wweqnMFuzgPg==">CgMxLjAyDmguZngzaHVsNW5mYWY3Mg5oLm1ianF0YmQ2cWZmNjIOaC55emV0amd0ajFseHIyDmgubGRlejZkMXN0MndlMg5oLnNjdDhnanpoNWI0MTIOaC5ndzg2aXR1Y2E5eXoyDmguaDhhaDJyZmptNmNkMg5oLmx2N2Ftam0ycnA1MTIOaC5jZWl2cGNrOGh5b3YyDmguNmNva3JvdmYxd29mMg5oLndrZGZ4bWpuZTBidTIOaC5leWZka2h2cmRzY28yDmguaGdtZHI1bGNmNGx4Mg5oLnhobzlsa3RoZmViMjIOaC5oYjdmOHo2cnBteXcyDmguZXU3MWd5aHBscDhvMg5oLjllOWZwc2s4OW1vMDIOaC5hM2RieXp2c2NtOXk4AHIhMVE2QzR0S0RCM0dqUzM4eGF4OVZzUDl5NDlvMTBURU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