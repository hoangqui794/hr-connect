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0308" w:rsidRDefault="00F0675E">
      <w:pPr>
        <w:shd w:val="clear" w:color="auto" w:fill="FFFFFF"/>
        <w:jc w:val="center"/>
        <w:rPr>
          <w:rFonts w:ascii="Times New Roman" w:eastAsia="Times New Roman" w:hAnsi="Times New Roman" w:cs="Times New Roman"/>
          <w:sz w:val="24"/>
          <w:szCs w:val="24"/>
        </w:rPr>
      </w:pPr>
      <w:r>
        <w:rPr>
          <w:noProof/>
        </w:rPr>
        <w:drawing>
          <wp:inline distT="114300" distB="114300" distL="114300" distR="114300">
            <wp:extent cx="2524125" cy="7048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24125" cy="704850"/>
                    </a:xfrm>
                    <a:prstGeom prst="rect">
                      <a:avLst/>
                    </a:prstGeom>
                    <a:ln/>
                  </pic:spPr>
                </pic:pic>
              </a:graphicData>
            </a:graphic>
          </wp:inline>
        </w:drawing>
      </w:r>
      <w:r>
        <w:rPr>
          <w:rFonts w:ascii="Times New Roman" w:eastAsia="Times New Roman" w:hAnsi="Times New Roman" w:cs="Times New Roman"/>
          <w:sz w:val="24"/>
          <w:szCs w:val="24"/>
        </w:rPr>
        <w:t xml:space="preserve"> </w:t>
      </w:r>
    </w:p>
    <w:p w:rsidR="00350308" w:rsidRDefault="00F0675E">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50308" w:rsidRDefault="00F0675E">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CAPSTONE PROJECT REGISTER</w:t>
      </w:r>
      <w:r>
        <w:rPr>
          <w:rFonts w:ascii="Times New Roman" w:eastAsia="Times New Roman" w:hAnsi="Times New Roman" w:cs="Times New Roman"/>
          <w:sz w:val="24"/>
          <w:szCs w:val="24"/>
        </w:rPr>
        <w:t xml:space="preserve"> </w:t>
      </w:r>
    </w:p>
    <w:p w:rsidR="00350308" w:rsidRDefault="00F0675E">
      <w:pPr>
        <w:shd w:val="clear" w:color="auto" w:fill="FFFFFF"/>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Duration time</w:t>
      </w:r>
      <w:r>
        <w:rPr>
          <w:rFonts w:ascii="Times New Roman" w:eastAsia="Times New Roman" w:hAnsi="Times New Roman" w:cs="Times New Roman"/>
          <w:sz w:val="24"/>
          <w:szCs w:val="24"/>
        </w:rPr>
        <w:t>:  from 09/2026 To 03/2027</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Profession:</w:t>
      </w:r>
      <w:r>
        <w:rPr>
          <w:rFonts w:ascii="Times New Roman" w:eastAsia="Times New Roman" w:hAnsi="Times New Roman" w:cs="Times New Roman"/>
          <w:sz w:val="24"/>
          <w:szCs w:val="24"/>
        </w:rPr>
        <w:t xml:space="preserve"> Software Engineer                   </w:t>
      </w:r>
      <w:r>
        <w:rPr>
          <w:rFonts w:ascii="Times New Roman" w:eastAsia="Times New Roman" w:hAnsi="Times New Roman" w:cs="Times New Roman"/>
          <w:b/>
          <w:bCs/>
          <w:sz w:val="24"/>
          <w:szCs w:val="24"/>
        </w:rPr>
        <w:t>Specialty</w:t>
      </w:r>
      <w:r>
        <w:rPr>
          <w:rFonts w:ascii="Times New Roman" w:eastAsia="Times New Roman" w:hAnsi="Times New Roman" w:cs="Times New Roman"/>
          <w:sz w:val="24"/>
          <w:szCs w:val="24"/>
        </w:rPr>
        <w:t xml:space="preserve">: SE  </w:t>
      </w:r>
      <w:r>
        <w:rPr>
          <w:rFonts w:ascii="Times New Roman" w:eastAsia="Times New Roman" w:hAnsi="Times New Roman" w:cs="Times New Roman"/>
          <w:noProof/>
          <w:sz w:val="24"/>
          <w:szCs w:val="24"/>
        </w:rPr>
        <w:drawing>
          <wp:inline distT="114300" distB="114300" distL="114300" distR="114300">
            <wp:extent cx="200025" cy="200025"/>
            <wp:effectExtent l="0" t="0" r="0" b="0"/>
            <wp:docPr id="3" name="image1.png" descr="Hộp Văn bản"/>
            <wp:cNvGraphicFramePr/>
            <a:graphic xmlns:a="http://schemas.openxmlformats.org/drawingml/2006/main">
              <a:graphicData uri="http://schemas.openxmlformats.org/drawingml/2006/picture">
                <pic:pic xmlns:pic="http://schemas.openxmlformats.org/drawingml/2006/picture">
                  <pic:nvPicPr>
                    <pic:cNvPr id="0" name="image1.png" descr="Hộp Văn bản"/>
                    <pic:cNvPicPr preferRelativeResize="0"/>
                  </pic:nvPicPr>
                  <pic:blipFill>
                    <a:blip r:embed="rId7"/>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p>
    <w:p w:rsidR="00350308" w:rsidRDefault="00F0675E">
      <w:pPr>
        <w:shd w:val="clear" w:color="auto" w:fill="FFFFFF"/>
        <w:tabs>
          <w:tab w:val="left" w:pos="2000"/>
          <w:tab w:val="left" w:pos="4500"/>
        </w:tabs>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Kinds of person make registers: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Lecturer     </w:t>
      </w:r>
      <w:r>
        <w:rPr>
          <w:rFonts w:ascii="Times New Roman" w:eastAsia="Times New Roman" w:hAnsi="Times New Roman" w:cs="Times New Roman"/>
          <w:noProof/>
          <w:sz w:val="24"/>
          <w:szCs w:val="24"/>
        </w:rPr>
        <w:drawing>
          <wp:inline distT="114300" distB="114300" distL="114300" distR="114300">
            <wp:extent cx="200025" cy="200025"/>
            <wp:effectExtent l="0" t="0" r="0" b="0"/>
            <wp:docPr id="2" name="image1.png" descr="Hộp Văn bản"/>
            <wp:cNvGraphicFramePr/>
            <a:graphic xmlns:a="http://schemas.openxmlformats.org/drawingml/2006/main">
              <a:graphicData uri="http://schemas.openxmlformats.org/drawingml/2006/picture">
                <pic:pic xmlns:pic="http://schemas.openxmlformats.org/drawingml/2006/picture">
                  <pic:nvPicPr>
                    <pic:cNvPr id="0" name="image1.png" descr="Hộp Văn bản"/>
                    <pic:cNvPicPr preferRelativeResize="0"/>
                  </pic:nvPicPr>
                  <pic:blipFill>
                    <a:blip r:embed="rId7"/>
                    <a:srcRect/>
                    <a:stretch>
                      <a:fillRect/>
                    </a:stretch>
                  </pic:blipFill>
                  <pic:spPr>
                    <a:xfrm>
                      <a:off x="0" y="0"/>
                      <a:ext cx="200025" cy="200025"/>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Students  </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Register information for supervisor (if have)</w:t>
      </w:r>
      <w:r>
        <w:rPr>
          <w:rFonts w:ascii="Times New Roman" w:eastAsia="Times New Roman" w:hAnsi="Times New Roman" w:cs="Times New Roman"/>
          <w:sz w:val="24"/>
          <w:szCs w:val="24"/>
        </w:rPr>
        <w:t xml:space="preserve"> </w:t>
      </w:r>
    </w:p>
    <w:tbl>
      <w:tblPr>
        <w:tblStyle w:val="a"/>
        <w:tblW w:w="10110"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530"/>
        <w:gridCol w:w="2955"/>
        <w:gridCol w:w="1850"/>
        <w:gridCol w:w="2325"/>
        <w:gridCol w:w="1450"/>
      </w:tblGrid>
      <w:tr w:rsidR="00350308">
        <w:trPr>
          <w:trHeight w:val="570"/>
        </w:trPr>
        <w:tc>
          <w:tcPr>
            <w:tcW w:w="153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9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Full name</w:t>
            </w:r>
          </w:p>
        </w:tc>
        <w:tc>
          <w:tcPr>
            <w:tcW w:w="185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Phone</w:t>
            </w:r>
          </w:p>
        </w:tc>
        <w:tc>
          <w:tcPr>
            <w:tcW w:w="232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450"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p>
        </w:tc>
      </w:tr>
      <w:tr w:rsidR="00350308">
        <w:trPr>
          <w:trHeight w:val="570"/>
        </w:trPr>
        <w:tc>
          <w:tcPr>
            <w:tcW w:w="153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Supervisor </w:t>
            </w:r>
          </w:p>
        </w:tc>
        <w:tc>
          <w:tcPr>
            <w:tcW w:w="29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t>Phạm Minh Trí</w:t>
            </w:r>
          </w:p>
        </w:tc>
        <w:tc>
          <w:tcPr>
            <w:tcW w:w="185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350308">
            <w:pPr>
              <w:spacing w:before="40" w:after="40"/>
              <w:ind w:left="-80"/>
              <w:jc w:val="center"/>
              <w:rPr>
                <w:rFonts w:ascii="Times New Roman" w:eastAsia="Times New Roman" w:hAnsi="Times New Roman" w:cs="Times New Roman"/>
                <w:sz w:val="24"/>
                <w:szCs w:val="24"/>
              </w:rPr>
            </w:pPr>
          </w:p>
        </w:tc>
        <w:tc>
          <w:tcPr>
            <w:tcW w:w="232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tripm14@fpt.edu.vn</w:t>
            </w:r>
          </w:p>
        </w:tc>
        <w:tc>
          <w:tcPr>
            <w:tcW w:w="1450"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Giảng viên </w:t>
            </w:r>
          </w:p>
        </w:tc>
      </w:tr>
    </w:tbl>
    <w:p w:rsidR="00350308" w:rsidRDefault="00F0675E">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Register information for students (if have)</w:t>
      </w:r>
      <w:r>
        <w:rPr>
          <w:rFonts w:ascii="Times New Roman" w:eastAsia="Times New Roman" w:hAnsi="Times New Roman" w:cs="Times New Roman"/>
          <w:sz w:val="24"/>
          <w:szCs w:val="24"/>
        </w:rPr>
        <w:t xml:space="preserve"> </w:t>
      </w:r>
    </w:p>
    <w:tbl>
      <w:tblPr>
        <w:tblStyle w:val="a0"/>
        <w:tblW w:w="10185" w:type="dxa"/>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510"/>
        <w:gridCol w:w="2545"/>
        <w:gridCol w:w="1528"/>
        <w:gridCol w:w="1528"/>
        <w:gridCol w:w="3055"/>
        <w:gridCol w:w="1019"/>
      </w:tblGrid>
      <w:tr w:rsidR="00350308">
        <w:tc>
          <w:tcPr>
            <w:tcW w:w="5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254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Full name</w:t>
            </w:r>
            <w:r>
              <w:rPr>
                <w:rFonts w:ascii="Times New Roman" w:eastAsia="Times New Roman" w:hAnsi="Times New Roman" w:cs="Times New Roman"/>
                <w:sz w:val="24"/>
                <w:szCs w:val="24"/>
              </w:rPr>
              <w:t xml:space="preserve"> </w:t>
            </w:r>
          </w:p>
        </w:tc>
        <w:tc>
          <w:tcPr>
            <w:tcW w:w="1528"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Student code</w:t>
            </w:r>
            <w:r>
              <w:rPr>
                <w:rFonts w:ascii="Times New Roman" w:eastAsia="Times New Roman" w:hAnsi="Times New Roman" w:cs="Times New Roman"/>
                <w:sz w:val="24"/>
                <w:szCs w:val="24"/>
              </w:rPr>
              <w:t xml:space="preserve"> </w:t>
            </w:r>
          </w:p>
        </w:tc>
        <w:tc>
          <w:tcPr>
            <w:tcW w:w="1528"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Phone</w:t>
            </w:r>
            <w:r>
              <w:rPr>
                <w:rFonts w:ascii="Times New Roman" w:eastAsia="Times New Roman" w:hAnsi="Times New Roman" w:cs="Times New Roman"/>
                <w:sz w:val="24"/>
                <w:szCs w:val="24"/>
              </w:rPr>
              <w:t xml:space="preserve"> </w:t>
            </w:r>
          </w:p>
        </w:tc>
        <w:tc>
          <w:tcPr>
            <w:tcW w:w="3055"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w:t>
            </w:r>
            <w:r>
              <w:rPr>
                <w:rFonts w:ascii="Times New Roman" w:eastAsia="Times New Roman" w:hAnsi="Times New Roman" w:cs="Times New Roman"/>
                <w:sz w:val="24"/>
                <w:szCs w:val="24"/>
              </w:rPr>
              <w:t xml:space="preserve"> </w:t>
            </w:r>
          </w:p>
        </w:tc>
        <w:tc>
          <w:tcPr>
            <w:tcW w:w="1019" w:type="dxa"/>
            <w:tcBorders>
              <w:top w:val="single" w:sz="6" w:space="0" w:color="00000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 in Group</w:t>
            </w:r>
            <w:r>
              <w:rPr>
                <w:rFonts w:ascii="Times New Roman" w:eastAsia="Times New Roman" w:hAnsi="Times New Roman" w:cs="Times New Roman"/>
                <w:sz w:val="24"/>
                <w:szCs w:val="24"/>
              </w:rPr>
              <w:t xml:space="preserve"> </w:t>
            </w:r>
          </w:p>
        </w:tc>
      </w:tr>
      <w:tr w:rsidR="00350308">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4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hAnsi="Times New Roman" w:cs="Times New Roman"/>
              </w:rPr>
              <w:t>Trương Hoàng Quí</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hAnsi="Times New Roman" w:cs="Times New Roman"/>
              </w:rPr>
              <w:t>SE184355</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0862358874</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color w:val="3333FF"/>
                <w:sz w:val="24"/>
                <w:szCs w:val="24"/>
              </w:rPr>
            </w:pPr>
            <w:r w:rsidRPr="00F0675E">
              <w:rPr>
                <w:rFonts w:ascii="Times New Roman" w:eastAsia="Times New Roman" w:hAnsi="Times New Roman" w:cs="Times New Roman"/>
                <w:color w:val="3333FF"/>
                <w:sz w:val="24"/>
                <w:szCs w:val="24"/>
              </w:rPr>
              <w:t>QuiTHSE184355@fpt.edu.vn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sidRPr="00F0675E">
              <w:rPr>
                <w:rFonts w:ascii="Times New Roman" w:eastAsia="Times New Roman" w:hAnsi="Times New Roman" w:cs="Times New Roman"/>
                <w:sz w:val="24"/>
                <w:szCs w:val="24"/>
              </w:rPr>
              <w:t>Leader</w:t>
            </w:r>
            <w:r>
              <w:rPr>
                <w:rFonts w:ascii="Times New Roman" w:eastAsia="Times New Roman" w:hAnsi="Times New Roman" w:cs="Times New Roman"/>
                <w:sz w:val="24"/>
                <w:szCs w:val="24"/>
              </w:rPr>
              <w:t xml:space="preserve"> </w:t>
            </w:r>
          </w:p>
        </w:tc>
      </w:tr>
      <w:tr w:rsidR="00350308">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4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Khúc Ngọc Sơn</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hAnsi="Times New Roman" w:cs="Times New Roman"/>
              </w:rPr>
              <w:t>SE184040</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AA7A04">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0981761545</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color w:val="3333FF"/>
                <w:sz w:val="24"/>
                <w:szCs w:val="24"/>
              </w:rPr>
            </w:pPr>
            <w:r w:rsidRPr="00F0675E">
              <w:rPr>
                <w:rFonts w:ascii="Times New Roman" w:eastAsia="Times New Roman" w:hAnsi="Times New Roman" w:cs="Times New Roman"/>
                <w:color w:val="3333FF"/>
                <w:sz w:val="24"/>
                <w:szCs w:val="24"/>
              </w:rPr>
              <w:t>SonKNSE184040@fpt.edu.vn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sidRPr="00F0675E">
              <w:rPr>
                <w:rFonts w:ascii="Times New Roman" w:eastAsia="Times New Roman" w:hAnsi="Times New Roman" w:cs="Times New Roman"/>
                <w:sz w:val="24"/>
                <w:szCs w:val="24"/>
              </w:rPr>
              <w:t>Member</w:t>
            </w:r>
            <w:r>
              <w:rPr>
                <w:rFonts w:ascii="Times New Roman" w:eastAsia="Times New Roman" w:hAnsi="Times New Roman" w:cs="Times New Roman"/>
                <w:sz w:val="24"/>
                <w:szCs w:val="24"/>
              </w:rPr>
              <w:t xml:space="preserve"> </w:t>
            </w:r>
          </w:p>
        </w:tc>
      </w:tr>
      <w:tr w:rsidR="00350308">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4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Cao Hữu Trí</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SE184047</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6C5591">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0356702429</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color w:val="3333FF"/>
                <w:sz w:val="24"/>
                <w:szCs w:val="24"/>
              </w:rPr>
            </w:pPr>
            <w:r w:rsidRPr="00F0675E">
              <w:rPr>
                <w:rFonts w:ascii="Times New Roman" w:eastAsia="Times New Roman" w:hAnsi="Times New Roman" w:cs="Times New Roman"/>
                <w:color w:val="3333FF"/>
                <w:sz w:val="24"/>
                <w:szCs w:val="24"/>
              </w:rPr>
              <w:t>TriCHSE184047@fpt.edu.vn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sidRPr="00F0675E">
              <w:rPr>
                <w:rFonts w:ascii="Times New Roman" w:eastAsia="Times New Roman" w:hAnsi="Times New Roman" w:cs="Times New Roman"/>
                <w:sz w:val="24"/>
                <w:szCs w:val="24"/>
              </w:rPr>
              <w:t>Member</w:t>
            </w:r>
            <w:r>
              <w:rPr>
                <w:rFonts w:ascii="Times New Roman" w:eastAsia="Times New Roman" w:hAnsi="Times New Roman" w:cs="Times New Roman"/>
                <w:sz w:val="24"/>
                <w:szCs w:val="24"/>
              </w:rPr>
              <w:t xml:space="preserve"> </w:t>
            </w:r>
          </w:p>
        </w:tc>
      </w:tr>
      <w:tr w:rsidR="00350308">
        <w:tc>
          <w:tcPr>
            <w:tcW w:w="510" w:type="dxa"/>
            <w:tcBorders>
              <w:top w:val="single" w:sz="6" w:space="0" w:color="808080"/>
              <w:left w:val="single" w:sz="6" w:space="0" w:color="000000"/>
              <w:bottom w:val="single" w:sz="6" w:space="0" w:color="80808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4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Lê Thị Trà Mi</w:t>
            </w:r>
          </w:p>
        </w:tc>
        <w:tc>
          <w:tcPr>
            <w:tcW w:w="1528"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SE184379</w:t>
            </w:r>
          </w:p>
        </w:tc>
        <w:tc>
          <w:tcPr>
            <w:tcW w:w="1528"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0388278354</w:t>
            </w:r>
          </w:p>
        </w:tc>
        <w:tc>
          <w:tcPr>
            <w:tcW w:w="3055"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color w:val="3333FF"/>
                <w:sz w:val="24"/>
                <w:szCs w:val="24"/>
              </w:rPr>
            </w:pPr>
            <w:r w:rsidRPr="00F0675E">
              <w:rPr>
                <w:rFonts w:ascii="Times New Roman" w:eastAsia="Times New Roman" w:hAnsi="Times New Roman" w:cs="Times New Roman"/>
                <w:color w:val="3333FF"/>
                <w:sz w:val="24"/>
                <w:szCs w:val="24"/>
              </w:rPr>
              <w:t>MiLTTSE184379@fpt.edu.vn</w:t>
            </w:r>
          </w:p>
        </w:tc>
        <w:tc>
          <w:tcPr>
            <w:tcW w:w="1019" w:type="dxa"/>
            <w:tcBorders>
              <w:top w:val="single" w:sz="6" w:space="0" w:color="808080"/>
              <w:left w:val="single" w:sz="6" w:space="0" w:color="808080"/>
              <w:bottom w:val="single" w:sz="6" w:space="0" w:color="80808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sidRPr="00F0675E">
              <w:rPr>
                <w:rFonts w:ascii="Times New Roman" w:eastAsia="Times New Roman" w:hAnsi="Times New Roman" w:cs="Times New Roman"/>
                <w:sz w:val="24"/>
                <w:szCs w:val="24"/>
              </w:rPr>
              <w:t>Member</w:t>
            </w:r>
            <w:r>
              <w:rPr>
                <w:rFonts w:ascii="Times New Roman" w:eastAsia="Times New Roman" w:hAnsi="Times New Roman" w:cs="Times New Roman"/>
                <w:sz w:val="24"/>
                <w:szCs w:val="24"/>
              </w:rPr>
              <w:t xml:space="preserve"> </w:t>
            </w:r>
          </w:p>
        </w:tc>
      </w:tr>
      <w:tr w:rsidR="00350308">
        <w:tc>
          <w:tcPr>
            <w:tcW w:w="510" w:type="dxa"/>
            <w:tcBorders>
              <w:top w:val="single" w:sz="6" w:space="0" w:color="808080"/>
              <w:left w:val="single" w:sz="6" w:space="0" w:color="00000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4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Nguyễn Văn Sang</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SE183276</w:t>
            </w:r>
          </w:p>
        </w:tc>
        <w:tc>
          <w:tcPr>
            <w:tcW w:w="1528"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Pr="008B21CC" w:rsidRDefault="00F0675E">
            <w:pPr>
              <w:spacing w:before="40" w:after="40"/>
              <w:ind w:left="-80"/>
              <w:jc w:val="center"/>
              <w:rPr>
                <w:rFonts w:ascii="Times New Roman" w:eastAsia="Times New Roman" w:hAnsi="Times New Roman" w:cs="Times New Roman"/>
                <w:sz w:val="24"/>
                <w:szCs w:val="24"/>
              </w:rPr>
            </w:pPr>
            <w:r w:rsidRPr="008B21CC">
              <w:rPr>
                <w:rFonts w:ascii="Times New Roman" w:eastAsia="Times New Roman" w:hAnsi="Times New Roman" w:cs="Times New Roman"/>
                <w:sz w:val="24"/>
                <w:szCs w:val="24"/>
              </w:rPr>
              <w:t>0983135379</w:t>
            </w:r>
          </w:p>
        </w:tc>
        <w:tc>
          <w:tcPr>
            <w:tcW w:w="3055"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color w:val="3333FF"/>
                <w:sz w:val="24"/>
                <w:szCs w:val="24"/>
              </w:rPr>
            </w:pPr>
            <w:r w:rsidRPr="00F0675E">
              <w:rPr>
                <w:rFonts w:ascii="Times New Roman" w:eastAsia="Times New Roman" w:hAnsi="Times New Roman" w:cs="Times New Roman"/>
                <w:color w:val="3333FF"/>
                <w:sz w:val="24"/>
                <w:szCs w:val="24"/>
              </w:rPr>
              <w:t>SangNVSE183276@fpt.edu.vn</w:t>
            </w:r>
          </w:p>
        </w:tc>
        <w:tc>
          <w:tcPr>
            <w:tcW w:w="1019" w:type="dxa"/>
            <w:tcBorders>
              <w:top w:val="single" w:sz="6" w:space="0" w:color="808080"/>
              <w:left w:val="single" w:sz="6" w:space="0" w:color="808080"/>
              <w:bottom w:val="single" w:sz="6" w:space="0" w:color="000000"/>
              <w:right w:val="single" w:sz="6" w:space="0" w:color="000000"/>
            </w:tcBorders>
            <w:tcMar>
              <w:top w:w="0" w:type="dxa"/>
              <w:left w:w="0" w:type="dxa"/>
              <w:bottom w:w="0" w:type="dxa"/>
              <w:right w:w="0" w:type="dxa"/>
            </w:tcMar>
            <w:vAlign w:val="center"/>
          </w:tcPr>
          <w:p w:rsidR="00350308" w:rsidRDefault="00F0675E">
            <w:pPr>
              <w:spacing w:before="40" w:after="40"/>
              <w:ind w:left="-80"/>
              <w:jc w:val="center"/>
              <w:rPr>
                <w:rFonts w:ascii="Times New Roman" w:eastAsia="Times New Roman" w:hAnsi="Times New Roman" w:cs="Times New Roman"/>
                <w:sz w:val="24"/>
                <w:szCs w:val="24"/>
              </w:rPr>
            </w:pPr>
            <w:r w:rsidRPr="00F0675E">
              <w:rPr>
                <w:rFonts w:ascii="Times New Roman" w:eastAsia="Times New Roman" w:hAnsi="Times New Roman" w:cs="Times New Roman"/>
                <w:sz w:val="24"/>
                <w:szCs w:val="24"/>
              </w:rPr>
              <w:t>Member</w:t>
            </w:r>
          </w:p>
        </w:tc>
      </w:tr>
    </w:tbl>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Register content of Capstone Project</w:t>
      </w:r>
      <w:r>
        <w:rPr>
          <w:rFonts w:ascii="Times New Roman" w:eastAsia="Times New Roman" w:hAnsi="Times New Roman" w:cs="Times New Roman"/>
          <w:sz w:val="24"/>
          <w:szCs w:val="24"/>
        </w:rPr>
        <w:t xml:space="preserve"> </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3.1. Capstone Project name:</w:t>
      </w:r>
      <w:r>
        <w:rPr>
          <w:rFonts w:ascii="Times New Roman" w:eastAsia="Times New Roman" w:hAnsi="Times New Roman" w:cs="Times New Roman"/>
          <w:sz w:val="24"/>
          <w:szCs w:val="24"/>
        </w:rPr>
        <w:t xml:space="preserve"> </w:t>
      </w:r>
    </w:p>
    <w:p w:rsidR="00350308" w:rsidRDefault="00F0675E">
      <w:pPr>
        <w:jc w:val="both"/>
        <w:rPr>
          <w:rFonts w:ascii="Times New Roman" w:eastAsia="Times New Roman" w:hAnsi="Times New Roman" w:cs="Times New Roman"/>
          <w:sz w:val="24"/>
          <w:szCs w:val="24"/>
        </w:rPr>
      </w:pPr>
      <w:r>
        <w:t xml:space="preserve">3.1.1. English: </w:t>
      </w:r>
      <w:r>
        <w:rPr>
          <w:b/>
          <w:i/>
          <w:u w:val="single"/>
        </w:rPr>
        <w:t>HR Connect: AI-Powered Recruitment &amp; Affiliate Headhunting Platform</w:t>
      </w:r>
    </w:p>
    <w:p w:rsidR="00350308" w:rsidRDefault="00F0675E">
      <w:pPr>
        <w:jc w:val="both"/>
        <w:rPr>
          <w:rFonts w:ascii="Times New Roman" w:eastAsia="Times New Roman" w:hAnsi="Times New Roman" w:cs="Times New Roman"/>
          <w:sz w:val="24"/>
          <w:szCs w:val="24"/>
        </w:rPr>
      </w:pPr>
      <w:r>
        <w:t xml:space="preserve">3.1.2. Vietnamese: </w:t>
      </w:r>
      <w:r>
        <w:rPr>
          <w:b/>
          <w:i/>
          <w:u w:val="single"/>
        </w:rPr>
        <w:t>HR Connect: Nền tảng Tuyển dụng và Mạng lưới Affiliate Headhunter tích hợp AI</w:t>
      </w:r>
    </w:p>
    <w:p w:rsidR="00350308" w:rsidRDefault="00F0675E">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 3.2. Main proposal conte</w:t>
      </w:r>
      <w:bookmarkStart w:id="0" w:name="_GoBack"/>
      <w:bookmarkEnd w:id="0"/>
      <w:r>
        <w:rPr>
          <w:rFonts w:ascii="Times New Roman" w:eastAsia="Times New Roman" w:hAnsi="Times New Roman" w:cs="Times New Roman"/>
          <w:b/>
          <w:sz w:val="24"/>
          <w:szCs w:val="24"/>
        </w:rPr>
        <w:t xml:space="preserve">nt (including result and product)   </w:t>
      </w:r>
    </w:p>
    <w:p w:rsidR="00350308" w:rsidRDefault="00F0675E">
      <w:pPr>
        <w:jc w:val="both"/>
        <w:rPr>
          <w:rFonts w:ascii="Times New Roman" w:eastAsia="Times New Roman" w:hAnsi="Times New Roman" w:cs="Times New Roman"/>
          <w:sz w:val="24"/>
          <w:szCs w:val="24"/>
        </w:rPr>
      </w:pPr>
      <w:r>
        <w:rPr>
          <w:b/>
        </w:rPr>
        <w:t>a) Context:</w:t>
      </w:r>
    </w:p>
    <w:p w:rsidR="00350308" w:rsidRDefault="00F0675E">
      <w:pPr>
        <w:ind w:firstLine="180"/>
        <w:jc w:val="both"/>
        <w:rPr>
          <w:rFonts w:ascii="Times New Roman" w:eastAsia="Times New Roman" w:hAnsi="Times New Roman" w:cs="Times New Roman"/>
          <w:sz w:val="24"/>
          <w:szCs w:val="24"/>
        </w:rPr>
      </w:pPr>
      <w:r>
        <w:t xml:space="preserve">Small and medium recruitment agencies in Vietnam, typically operate three service lines at once: commission-based headhunting (COD - Cash/Commission on Delivery), CV sourcing for clients without in-house recruiters, and open CV-application services for clients who want to receive candidates directly. In practice these three workflows are still coordinated manually through spreadsheets, Zalo groups, and email, which creates duplicated candidate submissions, </w:t>
      </w:r>
      <w:r>
        <w:t xml:space="preserve">unclear ownership of a candidate between competing recruiters, and no reliable way to track a candidate through screening, interview, </w:t>
      </w:r>
      <w:del w:id="5001" w:author="Trương Hoàng Quí" w:date="2026-10-23T00:00:00Z">
        <w:r>
          <w:delText xml:space="preserve">offer, and probation-period warranty</w:delText>
        </w:r>
      </w:del>
      <w:ins w:id="5002" w:author="Trương Hoàng Quí" w:date="2026-10-23T00:00:00Z">
        <w:r>
          <w:t xml:space="preserve">offer, start of work and the post-placement warranty</w:t>
        </w:r>
      </w:ins>
      <w:r>
        <w:t xml:space="preserve">.</w:t>
      </w:r>
    </w:p>
    <w:p w:rsidR="00350308" w:rsidRDefault="00F0675E">
      <w:pPr>
        <w:ind w:firstLine="180"/>
        <w:jc w:val="both"/>
        <w:rPr>
          <w:rFonts w:ascii="Times New Roman" w:eastAsia="Times New Roman" w:hAnsi="Times New Roman" w:cs="Times New Roman"/>
          <w:sz w:val="24"/>
          <w:szCs w:val="24"/>
        </w:rPr>
      </w:pPr>
      <w:r>
        <w:t xml:space="preserve"> A second structural problem is that this business model depends on a distributed network of freelance recruiters and referral partners - internally called OPR Hub (affiliate headhunters) - who submit candidates for open jobs in exchange for commission </w:t>
      </w:r>
      <w:del w:id="5003" w:author="Trương Hoàng Quí" w:date="2026-10-23T00:00:00Z">
        <w:r>
          <w:delText xml:space="preserve">once a candidate passes probation</w:delText>
        </w:r>
      </w:del>
      <w:ins w:id="5004" w:author="Trương Hoàng Quí" w:date="2026-10-23T00:00:00Z">
        <w:r>
          <w:t xml:space="preserve">once a placed candidate completes the warranty period and the client has paid</w:t>
        </w:r>
      </w:ins>
      <w:r>
        <w:t xml:space="preserve">. Without a shared system, the agency cannot verify who submitted a candidate first (leading to commission disputes), cannot rate the historical quality of each affiliate's submissions, and cannot give affiliates real-time visibility into which jobs are open, urgent, or already filled.</w:t>
      </w:r>
    </w:p>
    <w:p w:rsidR="00350308" w:rsidRDefault="00F0675E">
      <w:pPr>
        <w:ind w:firstLine="180"/>
        <w:jc w:val="both"/>
        <w:rPr>
          <w:rFonts w:ascii="Times New Roman" w:eastAsia="Times New Roman" w:hAnsi="Times New Roman" w:cs="Times New Roman"/>
          <w:sz w:val="24"/>
          <w:szCs w:val="24"/>
        </w:rPr>
      </w:pPr>
      <w:r>
        <w:t>A third gap is on the matching side: with dozens of jobs and hundreds of CVs arriving weekly, HR staff manually re-read every resume against the job description, which is slow and inconsistent across reviewers. There is a clear opportunity to apply AI-assisted candidate-job matching to pre-screen and rank submitted CVs, while keeping a human reviewer in the loop for the final decision - directly addressing a real operational bottleneck rather than a hypothetical one.</w:t>
      </w:r>
    </w:p>
    <w:p w:rsidR="00350308" w:rsidRDefault="00350308">
      <w:pPr>
        <w:jc w:val="both"/>
        <w:rPr>
          <w:rFonts w:ascii="Times New Roman" w:eastAsia="Times New Roman" w:hAnsi="Times New Roman" w:cs="Times New Roman"/>
          <w:sz w:val="24"/>
          <w:szCs w:val="24"/>
        </w:rPr>
      </w:pPr>
    </w:p>
    <w:p w:rsidR="00350308" w:rsidRDefault="00F0675E">
      <w:pPr>
        <w:jc w:val="both"/>
        <w:rPr>
          <w:rFonts w:ascii="Times New Roman" w:eastAsia="Times New Roman" w:hAnsi="Times New Roman" w:cs="Times New Roman"/>
          <w:sz w:val="24"/>
          <w:szCs w:val="24"/>
        </w:rPr>
      </w:pPr>
      <w:r>
        <w:rPr>
          <w:b/>
        </w:rPr>
        <w:t>b) Proposed Solutions:</w:t>
      </w:r>
    </w:p>
    <w:p w:rsidR="00350308" w:rsidRDefault="00F0675E">
      <w:pPr>
        <w:ind w:firstLine="180"/>
        <w:jc w:val="both"/>
        <w:rPr>
          <w:rFonts w:ascii="Times New Roman" w:eastAsia="Times New Roman" w:hAnsi="Times New Roman" w:cs="Times New Roman"/>
          <w:sz w:val="24"/>
          <w:szCs w:val="24"/>
        </w:rPr>
      </w:pPr>
      <w:r>
        <w:t>HR Connect is proposed as a role-based web platform that unifies three actor groups - client companies, candidates, and affiliate/internal recruiters - around a single job and candidate pipeline, with an AI matching engine that scores every submitted CV against its target job description and an affiliate/commission ledger that removes ambiguity from who introduced which candidate.</w:t>
      </w:r>
    </w:p>
    <w:p w:rsidR="00350308" w:rsidRDefault="00F0675E">
      <w:pPr>
        <w:ind w:firstLine="180"/>
        <w:jc w:val="both"/>
        <w:rPr>
          <w:rFonts w:ascii="Times New Roman" w:eastAsia="Times New Roman" w:hAnsi="Times New Roman" w:cs="Times New Roman"/>
          <w:sz w:val="24"/>
          <w:szCs w:val="24"/>
        </w:rPr>
      </w:pPr>
      <w:r>
        <w:t>Workflow:</w:t>
      </w:r>
    </w:p>
    <w:p w:rsidR="00350308" w:rsidRDefault="00F0675E">
      <w:pPr>
        <w:ind w:firstLine="180"/>
        <w:jc w:val="both"/>
        <w:rPr>
          <w:rFonts w:ascii="Times New Roman" w:eastAsia="Times New Roman" w:hAnsi="Times New Roman" w:cs="Times New Roman"/>
          <w:sz w:val="24"/>
          <w:szCs w:val="24"/>
        </w:rPr>
      </w:pPr>
      <w:r>
        <w:t xml:space="preserve">Client registers company profile &amp; posts a job -&gt; </w:t>
      </w:r>
      <w:del w:id="5005" w:author="Trương Hoàng Quí" w:date="2026-10-23T00:00:00Z">
        <w:r>
          <w:delText xml:space="preserve">Admin approves &amp; publishes job</w:delText>
        </w:r>
      </w:del>
      <w:ins w:id="5006" w:author="Trương Hoàng Quí" w:date="2026-10-23T00:00:00Z">
        <w:r>
          <w:t xml:space="preserve">Internal HR reviews the job and agrees the commercial terms -&gt; Client signs the service agreement by OTP (Headhunt / Sourcing) -&gt; posting fee or deposit recorded -&gt; job published</w:t>
        </w:r>
      </w:ins>
      <w:r>
        <w:t xml:space="preserve"> -&gt; Affiliate/HH/Candidate submits CV to job -&gt; </w:t>
      </w:r>
      <w:del w:id="5007" w:author="Trương Hoàng Quí" w:date="2026-10-23T00:00:00Z">
        <w:r>
          <w:delText xml:space="preserve">System deduplicates by email/phone</w:delText>
        </w:r>
      </w:del>
      <w:ins w:id="5008" w:author="Trương Hoàng Quí" w:date="2026-10-23T00:00:00Z">
        <w:r>
          <w:t xml:space="preserve">Candidate consents to an affiliate referral by e-mail -&gt; System deduplicates by email/phone</w:t>
        </w:r>
      </w:ins>
      <w:r>
        <w:t xml:space="preserve"> -&gt; AI Matching Engine scores CV against JD -&gt; Admin/Client reviews color-coded ranked shortlist -&gt; Interview scheduling &amp; outcome logging -&gt; </w:t>
      </w:r>
      <w:del w:id="5009" w:author="Trương Hoàng Quí" w:date="2026-10-23T00:00:00Z">
        <w:r>
          <w:delText xml:space="preserve">Offer (OB) &amp; Probation (PP) tracking -&gt; Commission calculated &amp; paid to affiliate</w:delText>
        </w:r>
      </w:del>
      <w:ins w:id="5010" w:author="Trương Hoàng Quí" w:date="2026-10-23T00:00:00Z">
        <w:r>
          <w:t xml:space="preserve">Offer (OB) &amp; start of work -&gt; Warranty tracking -&gt; Commission earned after the warranty and the client's payment, then paid to the affiliate</w:t>
        </w:r>
      </w:ins>
      <w:r>
        <w:t xml:space="preserve"> -&gt; Feedback rating recorded for affiliate reliability</w:t>
      </w:r>
    </w:p>
    <w:p w:rsidR="00350308" w:rsidRDefault="00F0675E">
      <w:pPr>
        <w:ind w:firstLine="180"/>
        <w:jc w:val="both"/>
        <w:rPr>
          <w:rFonts w:ascii="Times New Roman" w:eastAsia="Times New Roman" w:hAnsi="Times New Roman" w:cs="Times New Roman"/>
          <w:sz w:val="24"/>
          <w:szCs w:val="24"/>
        </w:rPr>
      </w:pPr>
      <w:r>
        <w:t>The system is designed around HR Connect existing three service lines (Headhunt COD, CV Sourcing, CV Application) so that each job can be tagged with the service type the client selected, and the same candidate pipeline serves headhunters, affiliates, and self-service candidate applications without divergent code paths.</w:t>
      </w:r>
    </w:p>
    <w:p w:rsidR="00350308" w:rsidRDefault="00F0675E">
      <w:pPr>
        <w:ind w:firstLine="180"/>
        <w:jc w:val="both"/>
        <w:rPr>
          <w:rFonts w:ascii="Times New Roman" w:eastAsia="Times New Roman" w:hAnsi="Times New Roman" w:cs="Times New Roman"/>
          <w:sz w:val="24"/>
          <w:szCs w:val="24"/>
        </w:rPr>
      </w:pPr>
      <w:r>
        <w:rPr>
          <w:b/>
        </w:rPr>
        <w:t>Human Actors</w:t>
      </w:r>
    </w:p>
    <w:p w:rsidR="00350308" w:rsidRDefault="00F0675E">
      <w:pPr>
        <w:ind w:firstLine="180"/>
        <w:jc w:val="both"/>
        <w:rPr>
          <w:rFonts w:ascii="Times New Roman" w:eastAsia="Times New Roman" w:hAnsi="Times New Roman" w:cs="Times New Roman"/>
          <w:sz w:val="24"/>
          <w:szCs w:val="24"/>
        </w:rPr>
      </w:pPr>
      <w:r>
        <w:t xml:space="preserve">● </w:t>
      </w:r>
      <w:del w:id="5011" w:author="Trương Hoàng Quí" w:date="2026-10-23T00:00:00Z">
        <w:r>
          <w:delText xml:space="preserve">System Administrator (Admin/HR) - approves company and job postings, reviews and forwards candidates, resolves duplicate-submission disputes, tracks interview outcomes and warranty periods, and manages affiliate commission payouts.</w:delText>
        </w:r>
      </w:del>
      <w:ins w:id="5012" w:author="Trương Hoàng Quí" w:date="2026-10-23T00:00:00Z">
        <w:r>
          <w:t xml:space="preserve">Internal HR - reviews and approves job postings and their commercial terms, sends service agreements, screens candidates for Headhunt and CV Sourcing jobs, delivers Sourcing CVs and verifies resignations during the warranty. Internal HR does not submit CVs on behalf of candidates.</w:t>
        </w:r>
      </w:ins>
    </w:p>
    <w:p w:rsidR="00350308" w:rsidRDefault="00F0675E">
      <w:pPr>
        <w:ind w:firstLine="180"/>
        <w:jc w:val="both"/>
        <w:rPr>
          <w:rFonts w:ascii="Times New Roman" w:eastAsia="Times New Roman" w:hAnsi="Times New Roman" w:cs="Times New Roman"/>
          <w:sz w:val="24"/>
          <w:szCs w:val="24"/>
          <w:ins w:id="5013" w:author="Trương Hoàng Quí" w:date="2026-10-23T00:00:00Z"/>
        </w:rPr>
      </w:pPr>
      <w:ins w:id="5014" w:author="Trương Hoàng Quí" w:date="2026-10-23T00:00:00Z">
        <w:r>
          <w:t xml:space="preserve">● Platform Admin - approves companies and affiliates, manages users, roles and permissions, service types, commission rules and business settings, records fees, deposits and payouts, and resolves source disputes.</w:t>
        </w:r>
      </w:ins>
    </w:p>
    <w:p w:rsidR="00350308" w:rsidRDefault="00F0675E">
      <w:pPr>
        <w:ind w:firstLine="180"/>
        <w:jc w:val="both"/>
        <w:rPr>
          <w:rFonts w:ascii="Times New Roman" w:eastAsia="Times New Roman" w:hAnsi="Times New Roman" w:cs="Times New Roman"/>
          <w:sz w:val="24"/>
          <w:szCs w:val="24"/>
        </w:rPr>
      </w:pPr>
      <w:r>
        <w:t>● Client Company - registers a company profile, selects a service package (Headhunt / Sourcing / Application), posts and manages job requisitions, reviews the AI-ranked candidate shortlist, and records interview feedback.</w:t>
      </w:r>
    </w:p>
    <w:p w:rsidR="00350308" w:rsidRDefault="00F0675E">
      <w:pPr>
        <w:ind w:firstLine="180"/>
        <w:jc w:val="both"/>
        <w:rPr>
          <w:rFonts w:ascii="Times New Roman" w:eastAsia="Times New Roman" w:hAnsi="Times New Roman" w:cs="Times New Roman"/>
          <w:sz w:val="24"/>
          <w:szCs w:val="24"/>
        </w:rPr>
      </w:pPr>
      <w:r>
        <w:t>● Candidate - creates a profile/CV via three options (platform builder, template form, or file upload), browses and applies to job postings, and receives AI-generated job-fit notifications.</w:t>
      </w:r>
    </w:p>
    <w:p w:rsidR="00350308" w:rsidRDefault="00F0675E">
      <w:pPr>
        <w:ind w:firstLine="180"/>
        <w:jc w:val="both"/>
        <w:rPr>
          <w:rFonts w:ascii="Times New Roman" w:eastAsia="Times New Roman" w:hAnsi="Times New Roman" w:cs="Times New Roman"/>
          <w:sz w:val="24"/>
          <w:szCs w:val="24"/>
        </w:rPr>
      </w:pPr>
      <w:r>
        <w:t>● Affiliate Recruiter / OPR Hub Freelancer - browses open/active jobs relevant to their specialty, submits candidates against specific jobs to earn commission, and tracks their submission-to-hire performance and payout history on a personal dashboard.</w:t>
      </w:r>
    </w:p>
    <w:p w:rsidR="00350308" w:rsidRDefault="00F0675E">
      <w:pPr>
        <w:ind w:firstLine="180"/>
        <w:jc w:val="both"/>
        <w:rPr>
          <w:rFonts w:ascii="Times New Roman" w:eastAsia="Times New Roman" w:hAnsi="Times New Roman" w:cs="Times New Roman"/>
          <w:sz w:val="24"/>
          <w:szCs w:val="24"/>
        </w:rPr>
      </w:pPr>
      <w:r>
        <w:rPr>
          <w:b/>
        </w:rPr>
        <w:t>Five Core Modules</w:t>
      </w:r>
    </w:p>
    <w:p w:rsidR="00350308" w:rsidRDefault="00F0675E">
      <w:pPr>
        <w:ind w:firstLine="180"/>
        <w:jc w:val="both"/>
        <w:rPr>
          <w:rFonts w:ascii="Times New Roman" w:eastAsia="Times New Roman" w:hAnsi="Times New Roman" w:cs="Times New Roman"/>
          <w:sz w:val="24"/>
          <w:szCs w:val="24"/>
        </w:rPr>
      </w:pPr>
      <w:r>
        <w:t xml:space="preserve">● 1. Company &amp; Job Management - company profile registration/approval, job posting creation (Details, Instructions, Objectives, Engagement sections), </w:t>
      </w:r>
      <w:del w:id="5015" w:author="Trương Hoàng Quí" w:date="2026-10-23T00:00:00Z">
        <w:r>
          <w:delText xml:space="preserve">job status lifecycle (Draft/Active/Closed), and public/affiliate-only job visibility rules.</w:delText>
        </w:r>
      </w:del>
      <w:ins w:id="5016" w:author="Trương Hoàng Quí" w:date="2026-10-23T00:00:00Z">
        <w:r>
          <w:t xml:space="preserve">job status lifecycle (Draft, Pending Review, Pending Agreement, Pending Payment, Active, Paused, Closed, Rejected), OTP-signed service agreements for Headhunt and CV Sourcing, and job visibility and submission rights configured per role and service type.</w:t>
        </w:r>
      </w:ins>
    </w:p>
    <w:p w:rsidR="00350308" w:rsidRDefault="00F0675E">
      <w:pPr>
        <w:ind w:firstLine="180"/>
        <w:jc w:val="both"/>
        <w:rPr>
          <w:rFonts w:ascii="Times New Roman" w:eastAsia="Times New Roman" w:hAnsi="Times New Roman" w:cs="Times New Roman"/>
          <w:sz w:val="24"/>
          <w:szCs w:val="24"/>
        </w:rPr>
      </w:pPr>
      <w:r>
        <w:t xml:space="preserve">● 2. Candidate &amp; CV Management - candidate account and profile creation (build-on-platform, template-based, or upload), </w:t>
      </w:r>
      <w:del w:id="5017" w:author="Trương Hoàng Quí" w:date="2026-10-23T00:00:00Z">
        <w:r>
          <w:delText xml:space="preserve">automatic duplicate detection by email/phone,</w:delText>
        </w:r>
      </w:del>
      <w:ins w:id="5018" w:author="Trương Hoàng Quí" w:date="2026-10-23T00:00:00Z">
        <w:r>
          <w:t xml:space="preserve">automatic duplicate detection by email/phone, candidate consent by e-mail for every affiliate referral,</w:t>
        </w:r>
      </w:ins>
      <w:r>
        <w:t xml:space="preserve"> and a Candidate Highlight summary (current salary, expected salary, experience, language proficiency, availability date).</w:t>
      </w:r>
    </w:p>
    <w:p w:rsidR="00350308" w:rsidRDefault="00F0675E">
      <w:pPr>
        <w:ind w:firstLine="180"/>
        <w:jc w:val="both"/>
        <w:rPr>
          <w:rFonts w:ascii="Times New Roman" w:eastAsia="Times New Roman" w:hAnsi="Times New Roman" w:cs="Times New Roman"/>
          <w:sz w:val="24"/>
          <w:szCs w:val="24"/>
        </w:rPr>
      </w:pPr>
      <w:r>
        <w:t xml:space="preserve">● 3. AI Matching &amp; Scoring Engine - </w:t>
      </w:r>
      <w:del w:id="5019" w:author="Trương Hoàng Quí" w:date="2026-10-23T00:00:00Z">
        <w:r>
          <w:delText xml:space="preserve">NLP-based similarity scoring between a candidate's CV/profile and a job description,</w:delText>
        </w:r>
      </w:del>
      <w:ins w:id="5020" w:author="Trương Hoàng Quí" w:date="2026-10-23T00:00:00Z">
        <w:r>
          <w:t xml:space="preserve">Sentence-BERT similarity plus an LLM assessment of every must-have and should-have requirement with evidence quoted from the CV and verified, computed asynchronously,</w:t>
        </w:r>
      </w:ins>
      <w:r>
        <w:t xml:space="preserve"> producing a color-coded match tier (&gt;=80% red, 70-79% teal, 60-69% light green, &lt;60% gray) to prioritize human review.</w:t>
      </w:r>
    </w:p>
    <w:p w:rsidR="00350308" w:rsidRDefault="00F0675E">
      <w:pPr>
        <w:ind w:firstLine="180"/>
        <w:jc w:val="both"/>
        <w:rPr>
          <w:rFonts w:ascii="Times New Roman" w:eastAsia="Times New Roman" w:hAnsi="Times New Roman" w:cs="Times New Roman"/>
          <w:sz w:val="24"/>
          <w:szCs w:val="24"/>
        </w:rPr>
      </w:pPr>
      <w:r>
        <w:t xml:space="preserve">● 4. Affiliate &amp; Commission Management (OPR Hub) - affiliate registration, job-to-candidate attribution and first-submission timestamping to prevent disputes, </w:t>
      </w:r>
      <w:del w:id="5021" w:author="Trương Hoàng Quí" w:date="2026-10-23T00:00:00Z">
        <w:r>
          <w:delText xml:space="preserve">commission-rule configuration (probation-pass, contract-signed milestones),</w:delText>
        </w:r>
      </w:del>
      <w:ins w:id="5022" w:author="Trương Hoàng Quí" w:date="2026-10-23T00:00:00Z">
        <w:r>
          <w:t xml:space="preserve">source disputes resolved by the Platform Admin, commission-rule configuration (warranty-passed milestone for Headhunt, accepted-CV milestone for CV Sourcing),</w:t>
        </w:r>
      </w:ins>
      <w:r>
        <w:t xml:space="preserve"> payout ledger, and affiliate quality rating based on submission-to-hire conversion.</w:t>
      </w:r>
    </w:p>
    <w:p w:rsidR="00350308" w:rsidRDefault="00F0675E">
      <w:pPr>
        <w:ind w:firstLine="180"/>
        <w:jc w:val="both"/>
        <w:rPr>
          <w:rFonts w:ascii="Times New Roman" w:eastAsia="Times New Roman" w:hAnsi="Times New Roman" w:cs="Times New Roman"/>
          <w:sz w:val="24"/>
          <w:szCs w:val="24"/>
        </w:rPr>
      </w:pPr>
      <w:r>
        <w:t xml:space="preserve">● 5. Workflow, Interview &amp; Reporting - interview scheduling and outcome notes (Pass/Fail/Backup), </w:t>
      </w:r>
      <w:del w:id="5023" w:author="Trương Hoàng Quí" w:date="2026-10-23T00:00:00Z">
        <w:r>
          <w:delText xml:space="preserve">offer (OB) and probation (PP) status tracking with warranty-period countdown,</w:delText>
        </w:r>
      </w:del>
      <w:ins w:id="5024" w:author="Trương Hoàng Quí" w:date="2026-10-23T00:00:00Z">
        <w:r>
          <w:t xml:space="preserve">offer (OB) and start-of-work tracking with warranty-period countdown, resignation reports and free replacement slots,</w:t>
        </w:r>
      </w:ins>
      <w:r>
        <w:t xml:space="preserve"> and a reporting dashboard (jobs by status, top affiliates, top companies, revenue by service line).</w:t>
      </w:r>
    </w:p>
    <w:p w:rsidR="00350308" w:rsidRDefault="00F0675E">
      <w:pPr>
        <w:ind w:firstLine="180"/>
        <w:jc w:val="both"/>
        <w:rPr>
          <w:rFonts w:ascii="Times New Roman" w:eastAsia="Times New Roman" w:hAnsi="Times New Roman" w:cs="Times New Roman"/>
          <w:sz w:val="24"/>
          <w:szCs w:val="24"/>
        </w:rPr>
      </w:pPr>
      <w:r>
        <w:t xml:space="preserve"> The platform is designed as a responsive web application with a public marketing site (jobs, company directory, service pages) and authenticated dashboards per role, backed by a relational database for transactional data and a microservice for the AI scoring engine.</w:t>
      </w:r>
    </w:p>
    <w:p w:rsidR="00350308" w:rsidRDefault="00350308">
      <w:pPr>
        <w:jc w:val="both"/>
        <w:rPr>
          <w:rFonts w:ascii="Times New Roman" w:eastAsia="Times New Roman" w:hAnsi="Times New Roman" w:cs="Times New Roman"/>
          <w:sz w:val="24"/>
          <w:szCs w:val="24"/>
        </w:rPr>
      </w:pPr>
    </w:p>
    <w:p w:rsidR="00350308" w:rsidRDefault="00F0675E">
      <w:pPr>
        <w:jc w:val="both"/>
        <w:rPr>
          <w:rFonts w:ascii="Times New Roman" w:eastAsia="Times New Roman" w:hAnsi="Times New Roman" w:cs="Times New Roman"/>
          <w:sz w:val="24"/>
          <w:szCs w:val="24"/>
        </w:rPr>
      </w:pPr>
      <w:r>
        <w:rPr>
          <w:b/>
        </w:rPr>
        <w:t>c) Functional Requirements:</w:t>
      </w:r>
    </w:p>
    <w:p w:rsidR="00350308" w:rsidRDefault="00F0675E">
      <w:pPr>
        <w:ind w:firstLine="180"/>
        <w:jc w:val="both"/>
        <w:rPr>
          <w:rFonts w:ascii="Times New Roman" w:eastAsia="Times New Roman" w:hAnsi="Times New Roman" w:cs="Times New Roman"/>
          <w:sz w:val="24"/>
          <w:szCs w:val="24"/>
        </w:rPr>
      </w:pPr>
      <w:r>
        <w:rPr>
          <w:b/>
        </w:rPr>
        <w:t>Job Management</w:t>
      </w:r>
    </w:p>
    <w:p w:rsidR="00350308" w:rsidRDefault="00F0675E">
      <w:pPr>
        <w:ind w:firstLine="180"/>
        <w:jc w:val="both"/>
        <w:rPr>
          <w:rFonts w:ascii="Times New Roman" w:eastAsia="Times New Roman" w:hAnsi="Times New Roman" w:cs="Times New Roman"/>
          <w:sz w:val="24"/>
          <w:szCs w:val="24"/>
        </w:rPr>
      </w:pPr>
      <w:r>
        <w:t xml:space="preserve"> ● Create job/JD with description, requirements, and benefits</w:t>
      </w:r>
    </w:p>
    <w:p w:rsidR="00350308" w:rsidRDefault="00F0675E">
      <w:pPr>
        <w:ind w:firstLine="180"/>
        <w:jc w:val="both"/>
        <w:rPr>
          <w:rFonts w:ascii="Times New Roman" w:eastAsia="Times New Roman" w:hAnsi="Times New Roman" w:cs="Times New Roman"/>
          <w:sz w:val="24"/>
          <w:szCs w:val="24"/>
        </w:rPr>
      </w:pPr>
      <w:r>
        <w:t xml:space="preserve">● </w:t>
      </w:r>
      <w:del w:id="5025" w:author="Trương Hoàng Quí" w:date="2026-10-23T00:00:00Z">
        <w:r>
          <w:delText xml:space="preserve">Configure Must-have (mandatory) and Should-have (preferred) keyword sets for automatic pre-filtering</w:delText>
        </w:r>
      </w:del>
      <w:ins w:id="5026" w:author="Trương Hoàng Quí" w:date="2026-10-23T00:00:00Z">
        <w:r>
          <w:t xml:space="preserve">Define Must-have (mandatory) and Should-have (preferred) requirements that the AI engine assesses one by one</w:t>
        </w:r>
      </w:ins>
    </w:p>
    <w:p w:rsidR="00350308" w:rsidRDefault="00F0675E">
      <w:pPr>
        <w:ind w:firstLine="180"/>
        <w:jc w:val="both"/>
        <w:rPr>
          <w:rFonts w:ascii="Times New Roman" w:eastAsia="Times New Roman" w:hAnsi="Times New Roman" w:cs="Times New Roman"/>
          <w:sz w:val="24"/>
          <w:szCs w:val="24"/>
        </w:rPr>
      </w:pPr>
      <w:r>
        <w:t xml:space="preserve">● </w:t>
      </w:r>
      <w:del w:id="5027" w:author="Trương Hoàng Quí" w:date="2026-10-23T00:00:00Z">
        <w:r>
          <w:delText xml:space="preserve">Approve and publish jobs</w:delText>
        </w:r>
      </w:del>
      <w:ins w:id="5028" w:author="Trương Hoàng Quí" w:date="2026-10-23T00:00:00Z">
        <w:r>
          <w:t xml:space="preserve">Review jobs and agree commercial terms, then publish them</w:t>
        </w:r>
      </w:ins>
      <w:r>
        <w:t xml:space="preserve"> to make them visible on the public site and affiliate portal</w:t>
      </w:r>
    </w:p>
    <w:p w:rsidR="00350308" w:rsidRDefault="00F0675E">
      <w:pPr>
        <w:ind w:firstLine="180"/>
        <w:jc w:val="both"/>
        <w:rPr>
          <w:rFonts w:ascii="Times New Roman" w:eastAsia="Times New Roman" w:hAnsi="Times New Roman" w:cs="Times New Roman"/>
          <w:sz w:val="24"/>
          <w:szCs w:val="24"/>
          <w:ins w:id="5029" w:author="Trương Hoàng Quí" w:date="2026-10-23T00:00:00Z"/>
        </w:rPr>
      </w:pPr>
      <w:ins w:id="5030" w:author="Trương Hoàng Quí" w:date="2026-10-23T00:00:00Z">
        <w:r>
          <w:t xml:space="preserve">● Send a versioned service agreement for Headhunt and CV Sourcing jobs; the client accepts or requests changes and signs it with an e-mail OTP</w:t>
        </w:r>
      </w:ins>
    </w:p>
    <w:p w:rsidR="00350308" w:rsidRDefault="00F0675E">
      <w:pPr>
        <w:ind w:firstLine="180"/>
        <w:jc w:val="both"/>
        <w:rPr>
          <w:rFonts w:ascii="Times New Roman" w:eastAsia="Times New Roman" w:hAnsi="Times New Roman" w:cs="Times New Roman"/>
          <w:sz w:val="24"/>
          <w:szCs w:val="24"/>
        </w:rPr>
      </w:pPr>
      <w:r>
        <w:t xml:space="preserve">● </w:t>
      </w:r>
      <w:del w:id="5031" w:author="Trương Hoàng Quí" w:date="2026-10-23T00:00:00Z">
        <w:r>
          <w:delText xml:space="preserve">Track job status: Active / Paused / Closed / Draft,</w:delText>
        </w:r>
      </w:del>
      <w:ins w:id="5032" w:author="Trương Hoàng Quí" w:date="2026-10-23T00:00:00Z">
        <w:r>
          <w:t xml:space="preserve">Track job status: Draft / Pending Review / Pending Agreement / Pending Payment / Active / Paused / Closed / Rejected,</w:t>
        </w:r>
      </w:ins>
      <w:r>
        <w:t xml:space="preserve"> with 1-job-open-at-a-time and 2-month reopen cycle rules for free-tier companies</w:t>
      </w:r>
    </w:p>
    <w:p w:rsidR="00350308" w:rsidRDefault="00F0675E">
      <w:pPr>
        <w:ind w:firstLine="180"/>
        <w:jc w:val="both"/>
        <w:rPr>
          <w:rFonts w:ascii="Times New Roman" w:eastAsia="Times New Roman" w:hAnsi="Times New Roman" w:cs="Times New Roman"/>
          <w:sz w:val="24"/>
          <w:szCs w:val="24"/>
        </w:rPr>
      </w:pPr>
      <w:r>
        <w:rPr>
          <w:b/>
        </w:rPr>
        <w:t>Application &amp; CV Management</w:t>
      </w:r>
    </w:p>
    <w:p w:rsidR="00350308" w:rsidRDefault="00F0675E">
      <w:pPr>
        <w:ind w:firstLine="180"/>
        <w:jc w:val="both"/>
        <w:rPr>
          <w:rFonts w:ascii="Times New Roman" w:eastAsia="Times New Roman" w:hAnsi="Times New Roman" w:cs="Times New Roman"/>
          <w:sz w:val="24"/>
          <w:szCs w:val="24"/>
        </w:rPr>
      </w:pPr>
      <w:r>
        <w:t>● Submit CV to a specific job (self-service candidate, affiliate, or freelance headhunter)</w:t>
      </w:r>
    </w:p>
    <w:p w:rsidR="00350308" w:rsidRDefault="00F0675E">
      <w:pPr>
        <w:ind w:firstLine="180"/>
        <w:jc w:val="both"/>
        <w:rPr>
          <w:rFonts w:ascii="Times New Roman" w:eastAsia="Times New Roman" w:hAnsi="Times New Roman" w:cs="Times New Roman"/>
          <w:sz w:val="24"/>
          <w:szCs w:val="24"/>
        </w:rPr>
      </w:pPr>
      <w:r>
        <w:t>● Automatic duplicate check by email/phone to prevent multiple submissions of the same candidate</w:t>
      </w:r>
    </w:p>
    <w:p w:rsidR="00350308" w:rsidRDefault="00F0675E">
      <w:pPr>
        <w:ind w:firstLine="180"/>
        <w:jc w:val="both"/>
        <w:rPr>
          <w:rFonts w:ascii="Times New Roman" w:eastAsia="Times New Roman" w:hAnsi="Times New Roman" w:cs="Times New Roman"/>
          <w:sz w:val="24"/>
          <w:szCs w:val="24"/>
          <w:ins w:id="5033" w:author="Trương Hoàng Quí" w:date="2026-10-23T00:00:00Z"/>
        </w:rPr>
      </w:pPr>
      <w:ins w:id="5034" w:author="Trương Hoàng Quí" w:date="2026-10-23T00:00:00Z">
        <w:r>
          <w:t xml:space="preserve">● Ask the candidate to consent by e-mail before an affiliate referral enters the pipeline; let affiliates dispute a duplicate or attribution result</w:t>
        </w:r>
      </w:ins>
    </w:p>
    <w:p w:rsidR="00350308" w:rsidRDefault="00F0675E">
      <w:pPr>
        <w:ind w:firstLine="180"/>
        <w:jc w:val="both"/>
        <w:rPr>
          <w:rFonts w:ascii="Times New Roman" w:eastAsia="Times New Roman" w:hAnsi="Times New Roman" w:cs="Times New Roman"/>
          <w:sz w:val="24"/>
          <w:szCs w:val="24"/>
        </w:rPr>
      </w:pPr>
      <w:r>
        <w:t>● Preliminary CV screening against job requirements/notes/skills</w:t>
      </w:r>
    </w:p>
    <w:p w:rsidR="00350308" w:rsidRDefault="00F0675E">
      <w:pPr>
        <w:ind w:firstLine="180"/>
        <w:jc w:val="both"/>
        <w:rPr>
          <w:rFonts w:ascii="Times New Roman" w:eastAsia="Times New Roman" w:hAnsi="Times New Roman" w:cs="Times New Roman"/>
          <w:sz w:val="24"/>
          <w:szCs w:val="24"/>
        </w:rPr>
      </w:pPr>
      <w:r>
        <w:t>● Approve or reject a submitted CV, with a mandatory rejection reason logged for audit</w:t>
      </w:r>
    </w:p>
    <w:p w:rsidR="00350308" w:rsidRDefault="00F0675E">
      <w:pPr>
        <w:ind w:firstLine="180"/>
        <w:jc w:val="both"/>
        <w:rPr>
          <w:rFonts w:ascii="Times New Roman" w:eastAsia="Times New Roman" w:hAnsi="Times New Roman" w:cs="Times New Roman"/>
          <w:sz w:val="24"/>
          <w:szCs w:val="24"/>
        </w:rPr>
      </w:pPr>
      <w:r>
        <w:rPr>
          <w:b/>
        </w:rPr>
        <w:t>AI Matching Engine</w:t>
      </w:r>
    </w:p>
    <w:p w:rsidR="00350308" w:rsidRDefault="00F0675E">
      <w:pPr>
        <w:ind w:firstLine="180"/>
        <w:jc w:val="both"/>
        <w:rPr>
          <w:rFonts w:ascii="Times New Roman" w:eastAsia="Times New Roman" w:hAnsi="Times New Roman" w:cs="Times New Roman"/>
          <w:sz w:val="24"/>
          <w:szCs w:val="24"/>
        </w:rPr>
      </w:pPr>
      <w:r>
        <w:t>● Score every submitted CV against its target JD and return a percentage match</w:t>
      </w:r>
    </w:p>
    <w:p w:rsidR="00350308" w:rsidRDefault="00F0675E">
      <w:pPr>
        <w:ind w:firstLine="180"/>
        <w:jc w:val="both"/>
        <w:rPr>
          <w:rFonts w:ascii="Times New Roman" w:eastAsia="Times New Roman" w:hAnsi="Times New Roman" w:cs="Times New Roman"/>
          <w:sz w:val="24"/>
          <w:szCs w:val="24"/>
        </w:rPr>
      </w:pPr>
      <w:r>
        <w:t>● Assign a color-coded action tier so reviewers can triage at a glance (&gt;=80% red heart, 70-79% teal, 60-69% light green, &lt;60% gray)</w:t>
      </w:r>
    </w:p>
    <w:p w:rsidR="00350308" w:rsidRDefault="00F0675E">
      <w:pPr>
        <w:ind w:firstLine="180"/>
        <w:jc w:val="both"/>
        <w:rPr>
          <w:rFonts w:ascii="Times New Roman" w:eastAsia="Times New Roman" w:hAnsi="Times New Roman" w:cs="Times New Roman"/>
          <w:sz w:val="24"/>
          <w:szCs w:val="24"/>
        </w:rPr>
      </w:pPr>
      <w:r>
        <w:t>● Auto-generate a Candidate Highlight card: current salary, expected salary, years of experience with a headline achievement, language level, and availability date</w:t>
      </w:r>
    </w:p>
    <w:p w:rsidR="00350308" w:rsidRDefault="00F0675E">
      <w:pPr>
        <w:ind w:firstLine="180"/>
        <w:jc w:val="both"/>
        <w:rPr>
          <w:rFonts w:ascii="Times New Roman" w:eastAsia="Times New Roman" w:hAnsi="Times New Roman" w:cs="Times New Roman"/>
          <w:sz w:val="24"/>
          <w:szCs w:val="24"/>
        </w:rPr>
      </w:pPr>
      <w:r>
        <w:t>● Route headhunt-service jobs to HR staff for candidate contact, and application/sourcing-service jobs to the client's own HR for contact</w:t>
      </w:r>
    </w:p>
    <w:p w:rsidR="00350308" w:rsidRDefault="00F0675E">
      <w:pPr>
        <w:ind w:firstLine="180"/>
        <w:jc w:val="both"/>
        <w:rPr>
          <w:rFonts w:ascii="Times New Roman" w:eastAsia="Times New Roman" w:hAnsi="Times New Roman" w:cs="Times New Roman"/>
          <w:sz w:val="24"/>
          <w:szCs w:val="24"/>
        </w:rPr>
      </w:pPr>
      <w:r>
        <w:rPr>
          <w:b/>
        </w:rPr>
        <w:lastRenderedPageBreak/>
        <w:t>Workflow &amp; Interview</w:t>
      </w:r>
    </w:p>
    <w:p w:rsidR="00350308" w:rsidRDefault="00F0675E">
      <w:pPr>
        <w:ind w:firstLine="180"/>
        <w:jc w:val="both"/>
        <w:rPr>
          <w:rFonts w:ascii="Times New Roman" w:eastAsia="Times New Roman" w:hAnsi="Times New Roman" w:cs="Times New Roman"/>
          <w:sz w:val="24"/>
          <w:szCs w:val="24"/>
        </w:rPr>
      </w:pPr>
      <w:r>
        <w:t>● Coordinate interview scheduling and send notifications to candidate and interviewer</w:t>
      </w:r>
    </w:p>
    <w:p w:rsidR="00350308" w:rsidRDefault="00F0675E">
      <w:pPr>
        <w:ind w:firstLine="180"/>
        <w:jc w:val="both"/>
        <w:rPr>
          <w:rFonts w:ascii="Times New Roman" w:eastAsia="Times New Roman" w:hAnsi="Times New Roman" w:cs="Times New Roman"/>
          <w:sz w:val="24"/>
          <w:szCs w:val="24"/>
        </w:rPr>
      </w:pPr>
      <w:r>
        <w:t>● Record post-interview outcome notes (Pass / Fail / Backup)</w:t>
      </w:r>
    </w:p>
    <w:p w:rsidR="00350308" w:rsidRDefault="00F0675E">
      <w:pPr>
        <w:ind w:firstLine="180"/>
        <w:jc w:val="both"/>
        <w:rPr>
          <w:rFonts w:ascii="Times New Roman" w:eastAsia="Times New Roman" w:hAnsi="Times New Roman" w:cs="Times New Roman"/>
          <w:sz w:val="24"/>
          <w:szCs w:val="24"/>
        </w:rPr>
      </w:pPr>
      <w:r>
        <w:t xml:space="preserve">● </w:t>
      </w:r>
      <w:del w:id="5035" w:author="Trương Hoàng Quí" w:date="2026-10-23T00:00:00Z">
        <w:r>
          <w:delText xml:space="preserve">Register offer acceptance (OB) and probation start (PP), and count down the agreed warranty/probation period</w:delText>
        </w:r>
      </w:del>
      <w:ins w:id="5036" w:author="Trương Hoàng Quí" w:date="2026-10-23T00:00:00Z">
        <w:r>
          <w:t xml:space="preserve">Register offer acceptance (OB) and the actual start of work, count down the agreed warranty period, and handle resignations with a free replacement slot</w:t>
        </w:r>
      </w:ins>
    </w:p>
    <w:p w:rsidR="00350308" w:rsidRDefault="00F0675E">
      <w:pPr>
        <w:ind w:firstLine="180"/>
        <w:jc w:val="both"/>
        <w:rPr>
          <w:rFonts w:ascii="Times New Roman" w:eastAsia="Times New Roman" w:hAnsi="Times New Roman" w:cs="Times New Roman"/>
          <w:sz w:val="24"/>
          <w:szCs w:val="24"/>
        </w:rPr>
      </w:pPr>
      <w:r>
        <w:rPr>
          <w:b/>
        </w:rPr>
        <w:t>Partner &amp; Finance (Affiliate / OPR Hub)</w:t>
      </w:r>
    </w:p>
    <w:p w:rsidR="00350308" w:rsidRDefault="00F0675E">
      <w:pPr>
        <w:ind w:firstLine="180"/>
        <w:jc w:val="both"/>
        <w:rPr>
          <w:rFonts w:ascii="Times New Roman" w:eastAsia="Times New Roman" w:hAnsi="Times New Roman" w:cs="Times New Roman"/>
          <w:sz w:val="24"/>
          <w:szCs w:val="24"/>
        </w:rPr>
      </w:pPr>
      <w:r>
        <w:t>● Maintain a directory of affiliate/freelance recruiters with their submission history and performance stats</w:t>
      </w:r>
    </w:p>
    <w:p w:rsidR="00350308" w:rsidRDefault="00F0675E">
      <w:pPr>
        <w:ind w:firstLine="180"/>
        <w:jc w:val="both"/>
        <w:rPr>
          <w:rFonts w:ascii="Times New Roman" w:eastAsia="Times New Roman" w:hAnsi="Times New Roman" w:cs="Times New Roman"/>
          <w:sz w:val="24"/>
          <w:szCs w:val="24"/>
        </w:rPr>
      </w:pPr>
      <w:r>
        <w:t>● Attribute each hired candidate to the affiliate who first submitted them, timestamped to resolve disputes</w:t>
      </w:r>
    </w:p>
    <w:p w:rsidR="00350308" w:rsidRDefault="00F0675E">
      <w:pPr>
        <w:ind w:firstLine="180"/>
        <w:jc w:val="both"/>
        <w:rPr>
          <w:rFonts w:ascii="Times New Roman" w:eastAsia="Times New Roman" w:hAnsi="Times New Roman" w:cs="Times New Roman"/>
          <w:sz w:val="24"/>
          <w:szCs w:val="24"/>
        </w:rPr>
      </w:pPr>
      <w:r>
        <w:t xml:space="preserve">● </w:t>
      </w:r>
      <w:del w:id="5037" w:author="Trương Hoàng Quí" w:date="2026-10-23T00:00:00Z">
        <w:r>
          <w:delText xml:space="preserve">Automatically calculate commission at defined milestones (probation passed, contract signed)</w:delText>
        </w:r>
      </w:del>
      <w:ins w:id="5038" w:author="Trương Hoàng Quí" w:date="2026-10-23T00:00:00Z">
        <w:r>
          <w:t xml:space="preserve">Automatically calculate commission at defined milestones (warranty passed for Headhunt, CV accepted for CV Sourcing), payable after the client's payment</w:t>
        </w:r>
      </w:ins>
    </w:p>
    <w:p w:rsidR="00350308" w:rsidRDefault="00F0675E">
      <w:pPr>
        <w:ind w:firstLine="180"/>
        <w:jc w:val="both"/>
        <w:rPr>
          <w:rFonts w:ascii="Times New Roman" w:eastAsia="Times New Roman" w:hAnsi="Times New Roman" w:cs="Times New Roman"/>
          <w:sz w:val="24"/>
          <w:szCs w:val="24"/>
        </w:rPr>
      </w:pPr>
      <w:r>
        <w:t>● Track the candidate warranty period per placement and its effect on final commission release</w:t>
      </w:r>
    </w:p>
    <w:p w:rsidR="00350308" w:rsidRDefault="00F0675E">
      <w:pPr>
        <w:ind w:firstLine="180"/>
        <w:jc w:val="both"/>
        <w:rPr>
          <w:rFonts w:ascii="Times New Roman" w:eastAsia="Times New Roman" w:hAnsi="Times New Roman" w:cs="Times New Roman"/>
          <w:sz w:val="24"/>
          <w:szCs w:val="24"/>
        </w:rPr>
      </w:pPr>
      <w:r>
        <w:t>● Maintain an affiliate quality rating (feedback/rating) based on submission-to-hire conversion rather than raw volume</w:t>
      </w:r>
    </w:p>
    <w:p w:rsidR="00350308" w:rsidRDefault="00F0675E">
      <w:pPr>
        <w:ind w:firstLine="180"/>
        <w:jc w:val="both"/>
        <w:rPr>
          <w:rFonts w:ascii="Times New Roman" w:eastAsia="Times New Roman" w:hAnsi="Times New Roman" w:cs="Times New Roman"/>
          <w:sz w:val="24"/>
          <w:szCs w:val="24"/>
        </w:rPr>
      </w:pPr>
      <w:r>
        <w:rPr>
          <w:b/>
        </w:rPr>
        <w:t>Reporting &amp; Company Directory</w:t>
      </w:r>
    </w:p>
    <w:p w:rsidR="00350308" w:rsidRDefault="00F0675E">
      <w:pPr>
        <w:ind w:firstLine="180"/>
        <w:jc w:val="both"/>
        <w:rPr>
          <w:rFonts w:ascii="Times New Roman" w:eastAsia="Times New Roman" w:hAnsi="Times New Roman" w:cs="Times New Roman"/>
          <w:sz w:val="24"/>
          <w:szCs w:val="24"/>
        </w:rPr>
      </w:pPr>
      <w:r>
        <w:t>● Publish a searchable/filterable company directory (by industry, using the LinkedIn L1/L2/L3 industry taxonomy) with an admin-curated Top Companies list</w:t>
      </w:r>
    </w:p>
    <w:p w:rsidR="00350308" w:rsidRDefault="00F0675E">
      <w:pPr>
        <w:ind w:firstLine="180"/>
        <w:jc w:val="both"/>
        <w:rPr>
          <w:rFonts w:ascii="Times New Roman" w:eastAsia="Times New Roman" w:hAnsi="Times New Roman" w:cs="Times New Roman"/>
          <w:sz w:val="24"/>
          <w:szCs w:val="24"/>
        </w:rPr>
      </w:pPr>
      <w:r>
        <w:t>● Filter job listings by region, salary range, years of experience, and industry</w:t>
      </w:r>
    </w:p>
    <w:p w:rsidR="00350308" w:rsidRDefault="00F0675E">
      <w:pPr>
        <w:ind w:firstLine="180"/>
        <w:jc w:val="both"/>
        <w:rPr>
          <w:rFonts w:ascii="Times New Roman" w:eastAsia="Times New Roman" w:hAnsi="Times New Roman" w:cs="Times New Roman"/>
          <w:sz w:val="24"/>
          <w:szCs w:val="24"/>
        </w:rPr>
      </w:pPr>
      <w:r>
        <w:t>● Dashboard summaries: jobs by status, top-performing affiliates by quarter/year, revenue by service line (Headhunt / Sourcing / Application)</w:t>
      </w:r>
    </w:p>
    <w:p w:rsidR="00350308" w:rsidRDefault="00350308">
      <w:pPr>
        <w:jc w:val="both"/>
        <w:rPr>
          <w:rFonts w:ascii="Times New Roman" w:eastAsia="Times New Roman" w:hAnsi="Times New Roman" w:cs="Times New Roman"/>
          <w:sz w:val="24"/>
          <w:szCs w:val="24"/>
        </w:rPr>
      </w:pPr>
    </w:p>
    <w:p w:rsidR="00350308" w:rsidRDefault="00F0675E">
      <w:pPr>
        <w:jc w:val="both"/>
        <w:rPr>
          <w:rFonts w:ascii="Times New Roman" w:eastAsia="Times New Roman" w:hAnsi="Times New Roman" w:cs="Times New Roman"/>
          <w:sz w:val="24"/>
          <w:szCs w:val="24"/>
        </w:rPr>
      </w:pPr>
      <w:r>
        <w:rPr>
          <w:b/>
        </w:rPr>
        <w:t>d) Non-Functional Requirements:</w:t>
      </w:r>
    </w:p>
    <w:p w:rsidR="00350308" w:rsidRDefault="00F0675E">
      <w:pPr>
        <w:ind w:firstLine="180"/>
        <w:jc w:val="both"/>
        <w:rPr>
          <w:rFonts w:ascii="Times New Roman" w:eastAsia="Times New Roman" w:hAnsi="Times New Roman" w:cs="Times New Roman"/>
          <w:sz w:val="24"/>
          <w:szCs w:val="24"/>
        </w:rPr>
      </w:pPr>
      <w:r>
        <w:rPr>
          <w:b/>
        </w:rPr>
        <w:t>Performance</w:t>
      </w:r>
    </w:p>
    <w:p w:rsidR="00350308" w:rsidRDefault="00F0675E">
      <w:pPr>
        <w:ind w:firstLine="180"/>
        <w:jc w:val="both"/>
        <w:rPr>
          <w:rFonts w:ascii="Times New Roman" w:eastAsia="Times New Roman" w:hAnsi="Times New Roman" w:cs="Times New Roman"/>
          <w:sz w:val="24"/>
          <w:szCs w:val="24"/>
        </w:rPr>
      </w:pPr>
      <w:r>
        <w:t xml:space="preserve"> ● Job search and filter results return within fast time for a candidate pool of at least 50,000 profiles</w:t>
      </w:r>
    </w:p>
    <w:p w:rsidR="00350308" w:rsidRDefault="00F0675E">
      <w:pPr>
        <w:ind w:firstLine="180"/>
        <w:jc w:val="both"/>
        <w:rPr>
          <w:rFonts w:ascii="Times New Roman" w:eastAsia="Times New Roman" w:hAnsi="Times New Roman" w:cs="Times New Roman"/>
          <w:sz w:val="24"/>
          <w:szCs w:val="24"/>
        </w:rPr>
      </w:pPr>
      <w:r>
        <w:t xml:space="preserve">● </w:t>
      </w:r>
      <w:del w:id="5039" w:author="Trương Hoàng Quí" w:date="2026-10-23T00:00:00Z">
        <w:r>
          <w:delText xml:space="preserve">AI matching score for a single CV/JD pair computed within 5 seconds</w:delText>
        </w:r>
      </w:del>
      <w:ins w:id="5040" w:author="Trương Hoàng Quí" w:date="2026-10-23T00:00:00Z">
        <w:r>
          <w:t xml:space="preserve">AI matching runs asynchronously; 95% of applications receive their score within 60 seconds of submission</w:t>
        </w:r>
      </w:ins>
    </w:p>
    <w:p w:rsidR="00350308" w:rsidRDefault="00F0675E">
      <w:pPr>
        <w:ind w:firstLine="180"/>
        <w:jc w:val="both"/>
        <w:rPr>
          <w:rFonts w:ascii="Times New Roman" w:eastAsia="Times New Roman" w:hAnsi="Times New Roman" w:cs="Times New Roman"/>
          <w:sz w:val="24"/>
          <w:szCs w:val="24"/>
        </w:rPr>
      </w:pPr>
      <w:r>
        <w:rPr>
          <w:b/>
        </w:rPr>
        <w:t>Security</w:t>
      </w:r>
    </w:p>
    <w:p w:rsidR="00350308" w:rsidRDefault="00F0675E">
      <w:pPr>
        <w:ind w:firstLine="180"/>
        <w:jc w:val="both"/>
        <w:rPr>
          <w:rFonts w:ascii="Times New Roman" w:eastAsia="Times New Roman" w:hAnsi="Times New Roman" w:cs="Times New Roman"/>
          <w:sz w:val="24"/>
          <w:szCs w:val="24"/>
        </w:rPr>
      </w:pPr>
      <w:r>
        <w:t>● Role-based access control separating Admin, Client, Candidate, and Affiliate views/data</w:t>
      </w:r>
    </w:p>
    <w:p w:rsidR="00350308" w:rsidRDefault="00F0675E">
      <w:pPr>
        <w:ind w:firstLine="180"/>
        <w:jc w:val="both"/>
        <w:rPr>
          <w:rFonts w:ascii="Times New Roman" w:eastAsia="Times New Roman" w:hAnsi="Times New Roman" w:cs="Times New Roman"/>
          <w:sz w:val="24"/>
          <w:szCs w:val="24"/>
        </w:rPr>
      </w:pPr>
      <w:r>
        <w:t>● Encrypted storage of personal candidate data (CV files, salary, contact info) in compliance with Vietnam's Personal Data Protection Decree</w:t>
      </w:r>
    </w:p>
    <w:p w:rsidR="00350308" w:rsidRDefault="00F0675E">
      <w:pPr>
        <w:ind w:firstLine="180"/>
        <w:jc w:val="both"/>
        <w:rPr>
          <w:rFonts w:ascii="Times New Roman" w:eastAsia="Times New Roman" w:hAnsi="Times New Roman" w:cs="Times New Roman"/>
          <w:sz w:val="24"/>
          <w:szCs w:val="24"/>
        </w:rPr>
      </w:pPr>
      <w:r>
        <w:rPr>
          <w:b/>
        </w:rPr>
        <w:t>Reliability</w:t>
      </w:r>
    </w:p>
    <w:p w:rsidR="00350308" w:rsidRDefault="00F0675E">
      <w:pPr>
        <w:ind w:firstLine="180"/>
        <w:jc w:val="both"/>
        <w:rPr>
          <w:rFonts w:ascii="Times New Roman" w:eastAsia="Times New Roman" w:hAnsi="Times New Roman" w:cs="Times New Roman"/>
          <w:sz w:val="24"/>
          <w:szCs w:val="24"/>
        </w:rPr>
      </w:pPr>
      <w:r>
        <w:t>● Duplicate-submission check must run synchronously before a CV is accepted into the pipeline, with accuracy on exact email/phone matches</w:t>
      </w:r>
    </w:p>
    <w:p w:rsidR="00350308" w:rsidRDefault="00F0675E">
      <w:pPr>
        <w:ind w:firstLine="180"/>
        <w:jc w:val="both"/>
        <w:rPr>
          <w:rFonts w:ascii="Times New Roman" w:eastAsia="Times New Roman" w:hAnsi="Times New Roman" w:cs="Times New Roman"/>
          <w:sz w:val="24"/>
          <w:szCs w:val="24"/>
        </w:rPr>
      </w:pPr>
      <w:r>
        <w:rPr>
          <w:b/>
        </w:rPr>
        <w:t>Scalability</w:t>
      </w:r>
    </w:p>
    <w:p w:rsidR="00350308" w:rsidRDefault="00F0675E">
      <w:pPr>
        <w:ind w:firstLine="180"/>
        <w:jc w:val="both"/>
        <w:rPr>
          <w:rFonts w:ascii="Times New Roman" w:eastAsia="Times New Roman" w:hAnsi="Times New Roman" w:cs="Times New Roman"/>
          <w:sz w:val="24"/>
          <w:szCs w:val="24"/>
        </w:rPr>
      </w:pPr>
      <w:r>
        <w:t>● Architecture must support horizontal scaling of the AI scoring microservice independently of the core transactional backend during peak posting periods</w:t>
      </w:r>
    </w:p>
    <w:p w:rsidR="00350308" w:rsidRDefault="00F0675E">
      <w:pPr>
        <w:ind w:firstLine="180"/>
        <w:jc w:val="both"/>
        <w:rPr>
          <w:rFonts w:ascii="Times New Roman" w:eastAsia="Times New Roman" w:hAnsi="Times New Roman" w:cs="Times New Roman"/>
          <w:sz w:val="24"/>
          <w:szCs w:val="24"/>
        </w:rPr>
      </w:pPr>
      <w:r>
        <w:rPr>
          <w:b/>
        </w:rPr>
        <w:t>Maintainability</w:t>
      </w:r>
    </w:p>
    <w:p w:rsidR="00350308" w:rsidRDefault="00F0675E">
      <w:pPr>
        <w:ind w:firstLine="180"/>
        <w:jc w:val="both"/>
        <w:rPr>
          <w:rFonts w:ascii="Times New Roman" w:eastAsia="Times New Roman" w:hAnsi="Times New Roman" w:cs="Times New Roman"/>
          <w:sz w:val="24"/>
          <w:szCs w:val="24"/>
        </w:rPr>
      </w:pPr>
      <w:r>
        <w:t>● Configurable keyword sets, commission rules, and industry taxonomy (backed by the 785-row Industry/Company-Size reference table) without code changes</w:t>
      </w:r>
    </w:p>
    <w:p w:rsidR="00350308" w:rsidRDefault="00F0675E">
      <w:pPr>
        <w:ind w:firstLine="180"/>
        <w:jc w:val="both"/>
        <w:rPr>
          <w:rFonts w:ascii="Times New Roman" w:eastAsia="Times New Roman" w:hAnsi="Times New Roman" w:cs="Times New Roman"/>
          <w:sz w:val="24"/>
          <w:szCs w:val="24"/>
        </w:rPr>
      </w:pPr>
      <w:r>
        <w:rPr>
          <w:b/>
        </w:rPr>
        <w:t>Transparency &amp; Auditability</w:t>
      </w:r>
    </w:p>
    <w:p w:rsidR="00350308" w:rsidRDefault="00F0675E">
      <w:pPr>
        <w:ind w:firstLine="180"/>
        <w:jc w:val="both"/>
        <w:rPr>
          <w:rFonts w:ascii="Times New Roman" w:eastAsia="Times New Roman" w:hAnsi="Times New Roman" w:cs="Times New Roman"/>
          <w:sz w:val="24"/>
          <w:szCs w:val="24"/>
        </w:rPr>
      </w:pPr>
      <w:r>
        <w:t>● Every candidate-to-affiliate attribution and commission calculation must be logged with an immutable timestamp and reviewable by Admin</w:t>
      </w:r>
    </w:p>
    <w:p w:rsidR="00350308" w:rsidRDefault="00350308">
      <w:pPr>
        <w:jc w:val="both"/>
        <w:rPr>
          <w:rFonts w:ascii="Times New Roman" w:eastAsia="Times New Roman" w:hAnsi="Times New Roman" w:cs="Times New Roman"/>
          <w:sz w:val="24"/>
          <w:szCs w:val="24"/>
        </w:rPr>
      </w:pPr>
    </w:p>
    <w:p w:rsidR="00350308" w:rsidRDefault="00F0675E">
      <w:pPr>
        <w:jc w:val="both"/>
        <w:rPr>
          <w:rFonts w:ascii="Times New Roman" w:eastAsia="Times New Roman" w:hAnsi="Times New Roman" w:cs="Times New Roman"/>
          <w:sz w:val="24"/>
          <w:szCs w:val="24"/>
        </w:rPr>
      </w:pPr>
      <w:r>
        <w:rPr>
          <w:b/>
        </w:rPr>
        <w:t>e) Theory &amp; Practical:</w:t>
      </w:r>
    </w:p>
    <w:p w:rsidR="00350308" w:rsidRDefault="00F0675E">
      <w:pPr>
        <w:ind w:firstLine="180"/>
        <w:jc w:val="both"/>
        <w:rPr>
          <w:rFonts w:ascii="Times New Roman" w:eastAsia="Times New Roman" w:hAnsi="Times New Roman" w:cs="Times New Roman"/>
          <w:sz w:val="24"/>
          <w:szCs w:val="24"/>
        </w:rPr>
      </w:pPr>
      <w:r>
        <w:rPr>
          <w:b/>
        </w:rPr>
        <w:lastRenderedPageBreak/>
        <w:t>Applied Theory</w:t>
      </w:r>
    </w:p>
    <w:p w:rsidR="00350308" w:rsidRDefault="00F0675E">
      <w:pPr>
        <w:ind w:firstLine="180"/>
        <w:jc w:val="both"/>
        <w:rPr>
          <w:rFonts w:ascii="Times New Roman" w:eastAsia="Times New Roman" w:hAnsi="Times New Roman" w:cs="Times New Roman"/>
          <w:sz w:val="24"/>
          <w:szCs w:val="24"/>
        </w:rPr>
      </w:pPr>
      <w:r>
        <w:t xml:space="preserve"> ● Software Engineering: full SDLC applied to a multi-role marketplace platform, including use-case modeling, ERD design for a transactional recruitment schema, and Agile/Scrum sprint planning across a </w:t>
      </w:r>
      <w:del w:id="5041" w:author="Trương Hoàng Quí" w:date="2026-10-23T00:00:00Z">
        <w:r>
          <w:delText xml:space="preserve">4-person team</w:delText>
        </w:r>
      </w:del>
      <w:ins w:id="5042" w:author="Trương Hoàng Quí" w:date="2026-10-23T00:00:00Z">
        <w:r>
          <w:t xml:space="preserve">5-person team</w:t>
        </w:r>
      </w:ins>
      <w:r>
        <w:t xml:space="preserve">.</w:t>
      </w:r>
    </w:p>
    <w:p w:rsidR="00350308" w:rsidRDefault="00F0675E">
      <w:pPr>
        <w:ind w:firstLine="180"/>
        <w:jc w:val="both"/>
        <w:rPr>
          <w:rFonts w:ascii="Times New Roman" w:eastAsia="Times New Roman" w:hAnsi="Times New Roman" w:cs="Times New Roman"/>
          <w:sz w:val="24"/>
          <w:szCs w:val="24"/>
        </w:rPr>
      </w:pPr>
      <w:r>
        <w:t>● Object-Oriented Analysis &amp; Design: domain modeling of Job, Candidate, Application, Affiliate, and Commission entities and their state-machine lifecycles (Job: Draft-&gt;Active-&gt;Closed; Application: Submitted-&gt;Screened-&gt;Interviewed-&gt;Offered-&gt;Hired).</w:t>
      </w:r>
    </w:p>
    <w:p w:rsidR="00350308" w:rsidRDefault="00F0675E">
      <w:pPr>
        <w:ind w:firstLine="180"/>
        <w:jc w:val="both"/>
        <w:rPr>
          <w:rFonts w:ascii="Times New Roman" w:eastAsia="Times New Roman" w:hAnsi="Times New Roman" w:cs="Times New Roman"/>
          <w:sz w:val="24"/>
          <w:szCs w:val="24"/>
        </w:rPr>
      </w:pPr>
      <w:r>
        <w:t xml:space="preserve">● Information Retrieval &amp; NLP: TF-IDF/embedding-based semantic similarity (e.g., Sentence-BERT) for CV-to-JD matching, </w:t>
      </w:r>
      <w:del w:id="5043" w:author="Trương Hoàng Quí" w:date="2026-10-23T00:00:00Z">
        <w:r>
          <w:delText xml:space="preserve">and keyword-based Must-have/Should-have rule filtering as a complementary, explainable pre-filter.</w:delText>
        </w:r>
      </w:del>
      <w:ins w:id="5044" w:author="Trương Hoàng Quí" w:date="2026-10-23T00:00:00Z">
        <w:r>
          <w:t xml:space="preserve">combined with an LLM that assesses each Must-have/Should-have requirement and cites evidence verified against the CV, keeping the result explainable.</w:t>
        </w:r>
      </w:ins>
    </w:p>
    <w:p w:rsidR="00350308" w:rsidRDefault="00F0675E">
      <w:pPr>
        <w:ind w:firstLine="180"/>
        <w:jc w:val="both"/>
        <w:rPr>
          <w:rFonts w:ascii="Times New Roman" w:eastAsia="Times New Roman" w:hAnsi="Times New Roman" w:cs="Times New Roman"/>
          <w:sz w:val="24"/>
          <w:szCs w:val="24"/>
        </w:rPr>
      </w:pPr>
      <w:r>
        <w:t>● RESTful API &amp; System Integration: designing a versioned REST API to let the AI scoring microservice, web frontend, and mobile-friendly candidate portal interact independently and be deployed/scaled separately.</w:t>
      </w:r>
    </w:p>
    <w:p w:rsidR="00350308" w:rsidRDefault="00F0675E">
      <w:pPr>
        <w:ind w:firstLine="180"/>
        <w:jc w:val="both"/>
        <w:rPr>
          <w:rFonts w:ascii="Times New Roman" w:eastAsia="Times New Roman" w:hAnsi="Times New Roman" w:cs="Times New Roman"/>
          <w:sz w:val="24"/>
          <w:szCs w:val="24"/>
        </w:rPr>
      </w:pPr>
      <w:r>
        <w:t>● Marketplace &amp; Incentive Design: modeling a two-sided marketplace (clients posting jobs vs. affiliates/candidates supplying candidates) with commission-based incentive alignment and dispute-resolution rules (first-submission timestamp precedence).</w:t>
      </w:r>
    </w:p>
    <w:p w:rsidR="00350308" w:rsidRDefault="00F0675E">
      <w:pPr>
        <w:ind w:firstLine="180"/>
        <w:jc w:val="both"/>
        <w:rPr>
          <w:rFonts w:ascii="Times New Roman" w:eastAsia="Times New Roman" w:hAnsi="Times New Roman" w:cs="Times New Roman"/>
          <w:sz w:val="24"/>
          <w:szCs w:val="24"/>
        </w:rPr>
      </w:pPr>
      <w:r>
        <w:t>● Software Testing &amp; Deployment: unit/integration testing of the matching engine's scoring consistency, load testing of the job-search and duplicate-check paths, and CI/CD-based containerized deployment.</w:t>
      </w:r>
    </w:p>
    <w:p w:rsidR="00350308" w:rsidRDefault="00F0675E">
      <w:pPr>
        <w:ind w:firstLine="180"/>
        <w:jc w:val="both"/>
        <w:rPr>
          <w:rFonts w:ascii="Times New Roman" w:eastAsia="Times New Roman" w:hAnsi="Times New Roman" w:cs="Times New Roman"/>
          <w:sz w:val="24"/>
          <w:szCs w:val="24"/>
        </w:rPr>
      </w:pPr>
      <w:r>
        <w:rPr>
          <w:b/>
        </w:rPr>
        <w:t>Technologies *</w:t>
      </w:r>
    </w:p>
    <w:p w:rsidR="00350308" w:rsidRDefault="00F0675E">
      <w:pPr>
        <w:ind w:firstLine="180"/>
        <w:jc w:val="both"/>
        <w:rPr>
          <w:rFonts w:ascii="Times New Roman" w:eastAsia="Times New Roman" w:hAnsi="Times New Roman" w:cs="Times New Roman"/>
          <w:sz w:val="24"/>
          <w:szCs w:val="24"/>
        </w:rPr>
      </w:pPr>
      <w:r>
        <w:t>● Backend: ASP.NET Core Web API (or Node.js/NestJS) with Entity Framework Core, SignalR for real-time interview/notification updates</w:t>
      </w:r>
    </w:p>
    <w:p w:rsidR="00350308" w:rsidRDefault="00F0675E">
      <w:pPr>
        <w:ind w:firstLine="180"/>
        <w:jc w:val="both"/>
        <w:rPr>
          <w:rFonts w:ascii="Times New Roman" w:eastAsia="Times New Roman" w:hAnsi="Times New Roman" w:cs="Times New Roman"/>
          <w:sz w:val="24"/>
          <w:szCs w:val="24"/>
        </w:rPr>
      </w:pPr>
      <w:r>
        <w:t xml:space="preserve">● Frontend: </w:t>
      </w:r>
      <w:del w:id="5045" w:author="Trương Hoàng Quí" w:date="2026-10-23T00:00:00Z">
        <w:r>
          <w:delText xml:space="preserve">ReactJS with Material UI</w:delText>
        </w:r>
      </w:del>
      <w:ins w:id="5046" w:author="Trương Hoàng Quí" w:date="2026-10-23T00:00:00Z">
        <w:r>
          <w:t xml:space="preserve">ReactJS with TypeScript, Ant Design and Tailwind CSS</w:t>
        </w:r>
      </w:ins>
      <w:r>
        <w:t xml:space="preserve"> for the public site, company/admin dashboards, and job-filter UI</w:t>
      </w:r>
    </w:p>
    <w:p w:rsidR="00350308" w:rsidRDefault="00F0675E">
      <w:pPr>
        <w:ind w:firstLine="180"/>
        <w:jc w:val="both"/>
        <w:rPr>
          <w:rFonts w:ascii="Times New Roman" w:eastAsia="Times New Roman" w:hAnsi="Times New Roman" w:cs="Times New Roman"/>
          <w:sz w:val="24"/>
          <w:szCs w:val="24"/>
        </w:rPr>
      </w:pPr>
      <w:r>
        <w:t xml:space="preserve">● AI Service: Python microservice (FastAPI) </w:t>
      </w:r>
      <w:del w:id="5047" w:author="Trương Hoàng Quí" w:date="2026-10-23T00:00:00Z">
        <w:r>
          <w:delText xml:space="preserve">using Sentence-BERT / TF-IDF embeddings for CV-JD similarity scoring,</w:delText>
        </w:r>
      </w:del>
      <w:ins w:id="5048" w:author="Trương Hoàng Quí" w:date="2026-10-23T00:00:00Z">
        <w:r>
          <w:t xml:space="preserve">using Sentence-BERT embeddings and an LLM (Google Gemini, configurable) for CV-JD scoring,</w:t>
        </w:r>
      </w:ins>
      <w:r>
        <w:t xml:space="preserve"> exposed via internal REST API</w:t>
      </w:r>
    </w:p>
    <w:p w:rsidR="00350308" w:rsidRDefault="00F0675E">
      <w:pPr>
        <w:ind w:firstLine="180"/>
        <w:jc w:val="both"/>
        <w:rPr>
          <w:rFonts w:ascii="Times New Roman" w:eastAsia="Times New Roman" w:hAnsi="Times New Roman" w:cs="Times New Roman"/>
          <w:sz w:val="24"/>
          <w:szCs w:val="24"/>
        </w:rPr>
      </w:pPr>
      <w:r>
        <w:t>● Database: PostgreSQL for transactional data (jobs, candidates, applications, commissions), with a seed table for the LinkedIn-based Industry/Company-Size taxonomy</w:t>
      </w:r>
    </w:p>
    <w:p w:rsidR="00350308" w:rsidRDefault="00F0675E">
      <w:pPr>
        <w:ind w:firstLine="180"/>
        <w:jc w:val="both"/>
        <w:rPr>
          <w:rFonts w:ascii="Times New Roman" w:eastAsia="Times New Roman" w:hAnsi="Times New Roman" w:cs="Times New Roman"/>
          <w:sz w:val="24"/>
          <w:szCs w:val="24"/>
        </w:rPr>
      </w:pPr>
      <w:r>
        <w:t xml:space="preserve">● Storage: </w:t>
      </w:r>
      <w:del w:id="5049" w:author="Trương Hoàng Quí" w:date="2026-10-23T00:00:00Z">
        <w:r>
          <w:delText xml:space="preserve">MinIO/S3-compatible object storage for CV files and company logos/banners</w:delText>
        </w:r>
      </w:del>
      <w:ins w:id="5050" w:author="Trương Hoàng Quí" w:date="2026-10-23T00:00:00Z">
        <w:r>
          <w:t xml:space="preserve">Cloudflare R2 (S3-compatible) object storage for CV files, generated PDFs and signed agreements; Resend for transactional e-mail</w:t>
        </w:r>
      </w:ins>
    </w:p>
    <w:p w:rsidR="00350308" w:rsidRDefault="00F0675E">
      <w:pPr>
        <w:ind w:firstLine="180"/>
        <w:jc w:val="both"/>
        <w:rPr>
          <w:rFonts w:ascii="Times New Roman" w:eastAsia="Times New Roman" w:hAnsi="Times New Roman" w:cs="Times New Roman"/>
          <w:sz w:val="24"/>
          <w:szCs w:val="24"/>
        </w:rPr>
      </w:pPr>
      <w:r>
        <w:t xml:space="preserve">● Infrastructure: </w:t>
      </w:r>
      <w:del w:id="5051" w:author="Trương Hoàng Quí" w:date="2026-10-23T00:00:00Z">
        <w:r>
          <w:delText xml:space="preserve">Docker Compose for local development, CI/CD pipeline, and role-based JWT authentication</w:delText>
        </w:r>
      </w:del>
      <w:ins w:id="5052" w:author="Trương Hoàng Quí" w:date="2026-10-23T00:00:00Z">
        <w:r>
          <w:t xml:space="preserve">Docker images deployed on Render (backend) and Vercel (frontend), GitHub Actions CI/CD, and role-based JWT authentication</w:t>
        </w:r>
      </w:ins>
    </w:p>
    <w:p w:rsidR="00350308" w:rsidRDefault="00350308">
      <w:pPr>
        <w:jc w:val="both"/>
        <w:rPr>
          <w:rFonts w:ascii="Times New Roman" w:eastAsia="Times New Roman" w:hAnsi="Times New Roman" w:cs="Times New Roman"/>
          <w:sz w:val="24"/>
          <w:szCs w:val="24"/>
        </w:rPr>
      </w:pPr>
    </w:p>
    <w:p w:rsidR="00350308" w:rsidRDefault="00F0675E">
      <w:pPr>
        <w:jc w:val="both"/>
        <w:rPr>
          <w:rFonts w:ascii="Times New Roman" w:eastAsia="Times New Roman" w:hAnsi="Times New Roman" w:cs="Times New Roman"/>
          <w:sz w:val="24"/>
          <w:szCs w:val="24"/>
        </w:rPr>
      </w:pPr>
      <w:r>
        <w:rPr>
          <w:b/>
        </w:rPr>
        <w:t>f) Products (Expected Deliverables):</w:t>
      </w:r>
    </w:p>
    <w:p w:rsidR="00350308" w:rsidRDefault="00F0675E">
      <w:pPr>
        <w:ind w:firstLine="180"/>
        <w:jc w:val="both"/>
        <w:rPr>
          <w:rFonts w:ascii="Times New Roman" w:eastAsia="Times New Roman" w:hAnsi="Times New Roman" w:cs="Times New Roman"/>
          <w:sz w:val="24"/>
          <w:szCs w:val="24"/>
        </w:rPr>
      </w:pPr>
      <w:r>
        <w:t>● HR Connect Web Portal (public site: home, company directory, job listings, service pages, contact form)</w:t>
      </w:r>
    </w:p>
    <w:p w:rsidR="00350308" w:rsidRDefault="00F0675E">
      <w:pPr>
        <w:ind w:firstLine="180"/>
        <w:jc w:val="both"/>
        <w:rPr>
          <w:rFonts w:ascii="Times New Roman" w:eastAsia="Times New Roman" w:hAnsi="Times New Roman" w:cs="Times New Roman"/>
          <w:sz w:val="24"/>
          <w:szCs w:val="24"/>
        </w:rPr>
      </w:pPr>
      <w:r>
        <w:t xml:space="preserve"> ● Client Company Dashboard (job posting wizard, candidate shortlist review, interview tracking)</w:t>
      </w:r>
    </w:p>
    <w:p w:rsidR="00350308" w:rsidRDefault="00F0675E">
      <w:pPr>
        <w:ind w:firstLine="180"/>
        <w:jc w:val="both"/>
        <w:rPr>
          <w:rFonts w:ascii="Times New Roman" w:eastAsia="Times New Roman" w:hAnsi="Times New Roman" w:cs="Times New Roman"/>
          <w:sz w:val="24"/>
          <w:szCs w:val="24"/>
        </w:rPr>
      </w:pPr>
      <w:r>
        <w:t>● Candidate Portal (profile/CV builder with 3 creation modes, job search &amp; apply, job-match notifications)</w:t>
      </w:r>
    </w:p>
    <w:p w:rsidR="00350308" w:rsidRDefault="00F0675E">
      <w:pPr>
        <w:ind w:firstLine="180"/>
        <w:jc w:val="both"/>
        <w:rPr>
          <w:rFonts w:ascii="Times New Roman" w:eastAsia="Times New Roman" w:hAnsi="Times New Roman" w:cs="Times New Roman"/>
          <w:sz w:val="24"/>
          <w:szCs w:val="24"/>
        </w:rPr>
      </w:pPr>
      <w:r>
        <w:t>● Affiliate/OPR Hub Dashboard (my jobs, candidate submission, commission ledger, performance rating)</w:t>
      </w:r>
    </w:p>
    <w:p w:rsidR="00350308" w:rsidRDefault="00F0675E">
      <w:pPr>
        <w:ind w:firstLine="180"/>
        <w:jc w:val="both"/>
        <w:rPr>
          <w:rFonts w:ascii="Times New Roman" w:eastAsia="Times New Roman" w:hAnsi="Times New Roman" w:cs="Times New Roman"/>
          <w:sz w:val="24"/>
          <w:szCs w:val="24"/>
        </w:rPr>
      </w:pPr>
      <w:r>
        <w:t>● AI CV-JD Matching microservice with color-coded scoring API</w:t>
      </w:r>
    </w:p>
    <w:p w:rsidR="00350308" w:rsidRDefault="00F0675E">
      <w:pPr>
        <w:ind w:firstLine="180"/>
        <w:jc w:val="both"/>
        <w:rPr>
          <w:rFonts w:ascii="Times New Roman" w:eastAsia="Times New Roman" w:hAnsi="Times New Roman" w:cs="Times New Roman"/>
          <w:sz w:val="24"/>
          <w:szCs w:val="24"/>
        </w:rPr>
      </w:pPr>
      <w:r>
        <w:t>● Admin console (company/job approval, duplicate dispute resolution, commission configuration, reporting dashboard)</w:t>
      </w:r>
    </w:p>
    <w:p w:rsidR="00350308" w:rsidRDefault="00F0675E">
      <w:pPr>
        <w:ind w:firstLine="180"/>
        <w:jc w:val="both"/>
        <w:rPr>
          <w:rFonts w:ascii="Times New Roman" w:eastAsia="Times New Roman" w:hAnsi="Times New Roman" w:cs="Times New Roman"/>
          <w:sz w:val="24"/>
          <w:szCs w:val="24"/>
        </w:rPr>
      </w:pPr>
      <w:r>
        <w:t>● Technical documentation: ERD, API specification, and deployment guide</w:t>
      </w:r>
    </w:p>
    <w:p w:rsidR="00350308" w:rsidRDefault="00350308">
      <w:pPr>
        <w:jc w:val="both"/>
        <w:rPr>
          <w:rFonts w:ascii="Times New Roman" w:eastAsia="Times New Roman" w:hAnsi="Times New Roman" w:cs="Times New Roman"/>
          <w:sz w:val="24"/>
          <w:szCs w:val="24"/>
        </w:rPr>
      </w:pPr>
    </w:p>
    <w:p w:rsidR="00350308" w:rsidRDefault="00F0675E">
      <w:pPr>
        <w:jc w:val="both"/>
        <w:rPr>
          <w:rFonts w:ascii="Times New Roman" w:eastAsia="Times New Roman" w:hAnsi="Times New Roman" w:cs="Times New Roman"/>
          <w:sz w:val="24"/>
          <w:szCs w:val="24"/>
        </w:rPr>
      </w:pPr>
      <w:r>
        <w:rPr>
          <w:b/>
        </w:rPr>
        <w:t>g) Proposed Tasks:</w:t>
      </w:r>
    </w:p>
    <w:p w:rsidR="00350308" w:rsidRDefault="00F0675E">
      <w:pPr>
        <w:ind w:firstLine="180"/>
        <w:jc w:val="both"/>
        <w:rPr>
          <w:rFonts w:ascii="Times New Roman" w:eastAsia="Times New Roman" w:hAnsi="Times New Roman" w:cs="Times New Roman"/>
          <w:sz w:val="24"/>
          <w:szCs w:val="24"/>
        </w:rPr>
      </w:pPr>
      <w:r>
        <w:rPr>
          <w:b/>
        </w:rPr>
        <w:t>Work Package 1 - Requirement Analysis &amp; System Design</w:t>
      </w:r>
    </w:p>
    <w:p w:rsidR="00350308" w:rsidRDefault="00F0675E">
      <w:pPr>
        <w:ind w:firstLine="180"/>
        <w:jc w:val="both"/>
        <w:rPr>
          <w:rFonts w:ascii="Times New Roman" w:eastAsia="Times New Roman" w:hAnsi="Times New Roman" w:cs="Times New Roman"/>
          <w:sz w:val="24"/>
          <w:szCs w:val="24"/>
        </w:rPr>
      </w:pPr>
      <w:r>
        <w:t xml:space="preserve"> ● Formalize use cases from the HR Connect wireframe/functional specification for </w:t>
      </w:r>
      <w:del w:id="5053" w:author="Trương Hoàng Quí" w:date="2026-10-23T00:00:00Z">
        <w:r>
          <w:delText xml:space="preserve">all four actor roles</w:delText>
        </w:r>
      </w:del>
      <w:ins w:id="5054" w:author="Trương Hoàng Quí" w:date="2026-10-23T00:00:00Z">
        <w:r>
          <w:t xml:space="preserve">all actor roles</w:t>
        </w:r>
      </w:ins>
    </w:p>
    <w:p w:rsidR="00350308" w:rsidRDefault="00F0675E">
      <w:pPr>
        <w:ind w:firstLine="180"/>
        <w:jc w:val="both"/>
        <w:rPr>
          <w:rFonts w:ascii="Times New Roman" w:eastAsia="Times New Roman" w:hAnsi="Times New Roman" w:cs="Times New Roman"/>
          <w:sz w:val="24"/>
          <w:szCs w:val="24"/>
        </w:rPr>
      </w:pPr>
      <w:r>
        <w:t>● Design ERD and REST API specification covering Job, Candidate, Application, Affiliate, and Commission entities</w:t>
      </w:r>
    </w:p>
    <w:p w:rsidR="00350308" w:rsidRDefault="00F0675E">
      <w:pPr>
        <w:ind w:firstLine="180"/>
        <w:jc w:val="both"/>
        <w:rPr>
          <w:rFonts w:ascii="Times New Roman" w:eastAsia="Times New Roman" w:hAnsi="Times New Roman" w:cs="Times New Roman"/>
          <w:sz w:val="24"/>
          <w:szCs w:val="24"/>
        </w:rPr>
      </w:pPr>
      <w:r>
        <w:rPr>
          <w:b/>
        </w:rPr>
        <w:t>Work Package 2 - Company &amp; Job Management Module</w:t>
      </w:r>
    </w:p>
    <w:p w:rsidR="00350308" w:rsidRDefault="00F0675E">
      <w:pPr>
        <w:ind w:firstLine="180"/>
        <w:jc w:val="both"/>
        <w:rPr>
          <w:rFonts w:ascii="Times New Roman" w:eastAsia="Times New Roman" w:hAnsi="Times New Roman" w:cs="Times New Roman"/>
          <w:sz w:val="24"/>
          <w:szCs w:val="24"/>
        </w:rPr>
      </w:pPr>
      <w:r>
        <w:t>● Implement company registration/approval and job posting workflow (Details, Instructions, Objectives, Engagement)</w:t>
      </w:r>
    </w:p>
    <w:p w:rsidR="00350308" w:rsidRDefault="00F0675E">
      <w:pPr>
        <w:ind w:firstLine="180"/>
        <w:jc w:val="both"/>
        <w:rPr>
          <w:rFonts w:ascii="Times New Roman" w:eastAsia="Times New Roman" w:hAnsi="Times New Roman" w:cs="Times New Roman"/>
          <w:sz w:val="24"/>
          <w:szCs w:val="24"/>
        </w:rPr>
      </w:pPr>
      <w:r>
        <w:t xml:space="preserve">● </w:t>
      </w:r>
      <w:del w:id="5055" w:author="Trương Hoàng Quí" w:date="2026-10-23T00:00:00Z">
        <w:r>
          <w:delText xml:space="preserve">Implement job status lifecycle and public/affiliate visibility rules</w:delText>
        </w:r>
      </w:del>
      <w:ins w:id="5056" w:author="Trương Hoàng Quí" w:date="2026-10-23T00:00:00Z">
        <w:r>
          <w:t xml:space="preserve">Implement the job status lifecycle, service agreement OTP signing and role/service-type visibility rules</w:t>
        </w:r>
      </w:ins>
    </w:p>
    <w:p w:rsidR="00350308" w:rsidRDefault="00F0675E">
      <w:pPr>
        <w:ind w:firstLine="180"/>
        <w:jc w:val="both"/>
        <w:rPr>
          <w:rFonts w:ascii="Times New Roman" w:eastAsia="Times New Roman" w:hAnsi="Times New Roman" w:cs="Times New Roman"/>
          <w:sz w:val="24"/>
          <w:szCs w:val="24"/>
        </w:rPr>
      </w:pPr>
      <w:r>
        <w:rPr>
          <w:b/>
        </w:rPr>
        <w:t>Work Package 3 - Candidate &amp; Application Pipeline</w:t>
      </w:r>
    </w:p>
    <w:p w:rsidR="00350308" w:rsidRDefault="00F0675E">
      <w:pPr>
        <w:ind w:firstLine="180"/>
        <w:jc w:val="both"/>
        <w:rPr>
          <w:rFonts w:ascii="Times New Roman" w:eastAsia="Times New Roman" w:hAnsi="Times New Roman" w:cs="Times New Roman"/>
          <w:sz w:val="24"/>
          <w:szCs w:val="24"/>
        </w:rPr>
      </w:pPr>
      <w:r>
        <w:t>● Implement candidate profile/CV creation (3 modes) and CV submission with duplicate detection</w:t>
      </w:r>
    </w:p>
    <w:p w:rsidR="00350308" w:rsidRDefault="00F0675E">
      <w:pPr>
        <w:ind w:firstLine="180"/>
        <w:jc w:val="both"/>
        <w:rPr>
          <w:rFonts w:ascii="Times New Roman" w:eastAsia="Times New Roman" w:hAnsi="Times New Roman" w:cs="Times New Roman"/>
          <w:sz w:val="24"/>
          <w:szCs w:val="24"/>
        </w:rPr>
      </w:pPr>
      <w:r>
        <w:t xml:space="preserve">● Implement interview scheduling, outcome logging, and </w:t>
      </w:r>
      <w:del w:id="5057" w:author="Trương Hoàng Quí" w:date="2026-10-23T00:00:00Z">
        <w:r>
          <w:delText xml:space="preserve">offer/probation tracking</w:delText>
        </w:r>
      </w:del>
      <w:ins w:id="5058" w:author="Trương Hoàng Quí" w:date="2026-10-23T00:00:00Z">
        <w:r>
          <w:t xml:space="preserve">offer, start-of-work and warranty tracking</w:t>
        </w:r>
      </w:ins>
    </w:p>
    <w:p w:rsidR="00350308" w:rsidRDefault="00F0675E">
      <w:pPr>
        <w:ind w:firstLine="180"/>
        <w:jc w:val="both"/>
        <w:rPr>
          <w:rFonts w:ascii="Times New Roman" w:eastAsia="Times New Roman" w:hAnsi="Times New Roman" w:cs="Times New Roman"/>
          <w:sz w:val="24"/>
          <w:szCs w:val="24"/>
        </w:rPr>
      </w:pPr>
      <w:r>
        <w:rPr>
          <w:b/>
        </w:rPr>
        <w:t>Work Package 4 - AI Matching Engine</w:t>
      </w:r>
    </w:p>
    <w:p w:rsidR="00350308" w:rsidRDefault="00F0675E">
      <w:pPr>
        <w:ind w:firstLine="180"/>
        <w:jc w:val="both"/>
        <w:rPr>
          <w:rFonts w:ascii="Times New Roman" w:eastAsia="Times New Roman" w:hAnsi="Times New Roman" w:cs="Times New Roman"/>
          <w:sz w:val="24"/>
          <w:szCs w:val="24"/>
        </w:rPr>
      </w:pPr>
      <w:r>
        <w:t xml:space="preserve">● Build and evaluate the CV-JD semantic similarity model and </w:t>
      </w:r>
      <w:del w:id="5059" w:author="Trương Hoàng Quí" w:date="2026-10-23T00:00:00Z">
        <w:r>
          <w:delText xml:space="preserve">Must-have/Should-have keyword filter</w:delText>
        </w:r>
      </w:del>
      <w:ins w:id="5060" w:author="Trương Hoàng Quí" w:date="2026-10-23T00:00:00Z">
        <w:r>
          <w:t xml:space="preserve">per-requirement LLM assessment with verified evidence</w:t>
        </w:r>
      </w:ins>
    </w:p>
    <w:p w:rsidR="00350308" w:rsidRDefault="00F0675E">
      <w:pPr>
        <w:ind w:firstLine="180"/>
        <w:jc w:val="both"/>
        <w:rPr>
          <w:rFonts w:ascii="Times New Roman" w:eastAsia="Times New Roman" w:hAnsi="Times New Roman" w:cs="Times New Roman"/>
          <w:sz w:val="24"/>
          <w:szCs w:val="24"/>
        </w:rPr>
      </w:pPr>
      <w:r>
        <w:t>● Expose the scoring engine via internal API and integrate the color-coded ranking into the review dashboard</w:t>
      </w:r>
    </w:p>
    <w:p w:rsidR="00350308" w:rsidRDefault="00F0675E">
      <w:pPr>
        <w:ind w:firstLine="180"/>
        <w:jc w:val="both"/>
        <w:rPr>
          <w:rFonts w:ascii="Times New Roman" w:eastAsia="Times New Roman" w:hAnsi="Times New Roman" w:cs="Times New Roman"/>
          <w:sz w:val="24"/>
          <w:szCs w:val="24"/>
        </w:rPr>
      </w:pPr>
      <w:r>
        <w:rPr>
          <w:b/>
        </w:rPr>
        <w:t>Work Package 5 - Affiliate &amp; Commission System</w:t>
      </w:r>
    </w:p>
    <w:p w:rsidR="00350308" w:rsidRDefault="00F0675E">
      <w:pPr>
        <w:ind w:firstLine="180"/>
        <w:jc w:val="both"/>
        <w:rPr>
          <w:rFonts w:ascii="Times New Roman" w:eastAsia="Times New Roman" w:hAnsi="Times New Roman" w:cs="Times New Roman"/>
          <w:sz w:val="24"/>
          <w:szCs w:val="24"/>
        </w:rPr>
      </w:pPr>
      <w:r>
        <w:t>● Implement affiliate registration, first-submission attribution, and commission rule engine</w:t>
      </w:r>
    </w:p>
    <w:p w:rsidR="00350308" w:rsidRDefault="00F0675E">
      <w:pPr>
        <w:ind w:firstLine="180"/>
        <w:jc w:val="both"/>
        <w:rPr>
          <w:rFonts w:ascii="Times New Roman" w:eastAsia="Times New Roman" w:hAnsi="Times New Roman" w:cs="Times New Roman"/>
          <w:sz w:val="24"/>
          <w:szCs w:val="24"/>
        </w:rPr>
      </w:pPr>
      <w:r>
        <w:t>● Implement affiliate performance rating and payout ledger with reporting</w:t>
      </w:r>
    </w:p>
    <w:p w:rsidR="00350308" w:rsidRDefault="00F0675E">
      <w:pPr>
        <w:ind w:firstLine="180"/>
        <w:jc w:val="both"/>
        <w:rPr>
          <w:rFonts w:ascii="Times New Roman" w:eastAsia="Times New Roman" w:hAnsi="Times New Roman" w:cs="Times New Roman"/>
          <w:sz w:val="24"/>
          <w:szCs w:val="24"/>
        </w:rPr>
      </w:pPr>
      <w:r>
        <w:rPr>
          <w:b/>
        </w:rPr>
        <w:t>Work Package 6 - Testing, Integration &amp; Deployment</w:t>
      </w:r>
    </w:p>
    <w:p w:rsidR="00350308" w:rsidRDefault="00F0675E">
      <w:pPr>
        <w:ind w:firstLine="180"/>
        <w:jc w:val="both"/>
        <w:rPr>
          <w:rFonts w:ascii="Times New Roman" w:eastAsia="Times New Roman" w:hAnsi="Times New Roman" w:cs="Times New Roman"/>
          <w:sz w:val="24"/>
          <w:szCs w:val="24"/>
        </w:rPr>
      </w:pPr>
      <w:r>
        <w:t>● Unit/integration testing across all modules, load testing of search/duplicate-check paths</w:t>
      </w:r>
    </w:p>
    <w:p w:rsidR="00350308" w:rsidRDefault="00F0675E">
      <w:pPr>
        <w:ind w:firstLine="180"/>
        <w:jc w:val="both"/>
        <w:rPr>
          <w:rFonts w:ascii="Times New Roman" w:eastAsia="Times New Roman" w:hAnsi="Times New Roman" w:cs="Times New Roman"/>
          <w:sz w:val="24"/>
          <w:szCs w:val="24"/>
        </w:rPr>
      </w:pPr>
      <w:r>
        <w:t>● Containerize services with Docker, configure CI/CD, and prepare final demo dataset and deployment</w:t>
      </w:r>
    </w:p>
    <w:p w:rsidR="00350308" w:rsidRDefault="00F0675E">
      <w:pPr>
        <w:shd w:val="clear" w:color="auto" w:fill="FFFFFF"/>
        <w:spacing w:before="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4. Other comments (propose all relative things if have): </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350308" w:rsidRDefault="00F0675E">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bl>
      <w:tblPr>
        <w:tblStyle w:val="a1"/>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5"/>
        <w:gridCol w:w="4965"/>
      </w:tblGrid>
      <w:tr w:rsidR="00350308">
        <w:trPr>
          <w:trHeight w:val="870"/>
        </w:trPr>
        <w:tc>
          <w:tcPr>
            <w:tcW w:w="3885" w:type="dxa"/>
            <w:tcBorders>
              <w:top w:val="nil"/>
              <w:left w:val="nil"/>
              <w:bottom w:val="nil"/>
              <w:right w:val="nil"/>
            </w:tcBorders>
            <w:tcMar>
              <w:top w:w="0" w:type="dxa"/>
              <w:left w:w="0" w:type="dxa"/>
              <w:bottom w:w="0" w:type="dxa"/>
              <w:right w:w="0" w:type="dxa"/>
            </w:tcMar>
          </w:tcPr>
          <w:p w:rsidR="00350308" w:rsidRDefault="00F0675E">
            <w:pPr>
              <w:spacing w:before="40" w:after="40"/>
              <w:ind w:left="-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Supervisor (If have)</w:t>
            </w:r>
            <w:r>
              <w:rPr>
                <w:rFonts w:ascii="Times New Roman" w:eastAsia="Times New Roman" w:hAnsi="Times New Roman" w:cs="Times New Roman"/>
                <w:sz w:val="24"/>
                <w:szCs w:val="24"/>
              </w:rPr>
              <w:t xml:space="preserve"> </w:t>
            </w:r>
          </w:p>
          <w:p w:rsidR="00350308" w:rsidRDefault="00F0675E">
            <w:pPr>
              <w:spacing w:before="40" w:after="40"/>
              <w:ind w:left="-80"/>
              <w:jc w:val="center"/>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(Sign and full name)</w:t>
            </w:r>
          </w:p>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4965" w:type="dxa"/>
            <w:tcBorders>
              <w:top w:val="nil"/>
              <w:left w:val="nil"/>
              <w:bottom w:val="nil"/>
              <w:right w:val="nil"/>
            </w:tcBorders>
            <w:tcMar>
              <w:top w:w="0" w:type="dxa"/>
              <w:left w:w="0" w:type="dxa"/>
              <w:bottom w:w="0" w:type="dxa"/>
              <w:right w:w="0" w:type="dxa"/>
            </w:tcMar>
          </w:tcPr>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HCM, date 19/08/2026 </w:t>
            </w:r>
          </w:p>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On behalf of Registers </w:t>
            </w:r>
            <w:r>
              <w:rPr>
                <w:rFonts w:ascii="Times New Roman" w:eastAsia="Times New Roman" w:hAnsi="Times New Roman" w:cs="Times New Roman"/>
                <w:sz w:val="24"/>
                <w:szCs w:val="24"/>
              </w:rPr>
              <w:t xml:space="preserve"> </w:t>
            </w:r>
          </w:p>
          <w:p w:rsidR="00350308" w:rsidRDefault="00F0675E">
            <w:pPr>
              <w:spacing w:before="40" w:after="40"/>
              <w:ind w:left="-80"/>
              <w:jc w:val="cente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(Sign and full name)</w:t>
            </w:r>
            <w:r>
              <w:rPr>
                <w:rFonts w:ascii="Times New Roman" w:eastAsia="Times New Roman" w:hAnsi="Times New Roman" w:cs="Times New Roman"/>
                <w:sz w:val="24"/>
                <w:szCs w:val="24"/>
              </w:rPr>
              <w:t xml:space="preserve"> </w:t>
            </w:r>
          </w:p>
          <w:p w:rsidR="00350308" w:rsidRDefault="00350308">
            <w:pPr>
              <w:spacing w:before="40" w:after="40"/>
              <w:ind w:left="-80"/>
              <w:jc w:val="center"/>
              <w:rPr>
                <w:rFonts w:ascii="Times New Roman" w:eastAsia="Times New Roman" w:hAnsi="Times New Roman" w:cs="Times New Roman"/>
                <w:sz w:val="24"/>
                <w:szCs w:val="24"/>
              </w:rPr>
            </w:pPr>
          </w:p>
        </w:tc>
      </w:tr>
    </w:tbl>
    <w:p w:rsidR="00350308" w:rsidRDefault="00F0675E">
      <w:pPr>
        <w:shd w:val="clear" w:color="auto" w:fill="FFFFFF"/>
        <w:ind w:left="57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3503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embedRegular r:id="rId1" w:fontKey="{C91DA1E3-EE33-4660-875A-58272A8FD15C}"/>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2" w:fontKey="{B4D65EC6-BE16-45F8-8B5F-FA5D1A99353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525EA0A2-94D6-48ED-B974-169A5A1DB56C}"/>
  </w:font>
  <w:font w:name="Cambria">
    <w:panose1 w:val="02040503050406030204"/>
    <w:charset w:val="00"/>
    <w:family w:val="roman"/>
    <w:pitch w:val="variable"/>
    <w:sig w:usb0="E00006FF" w:usb1="420024FF" w:usb2="02000000" w:usb3="00000000" w:csb0="0000019F" w:csb1="00000000"/>
    <w:embedRegular r:id="rId4" w:fontKey="{8A1F6A25-8A6A-43FD-9D68-11A92CC6ADB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6F5E75"/>
    <w:multiLevelType w:val="multilevel"/>
    <w:tmpl w:val="FC4CBA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10C1FAC"/>
    <w:multiLevelType w:val="multilevel"/>
    <w:tmpl w:val="935E10D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AC0878"/>
    <w:multiLevelType w:val="multilevel"/>
    <w:tmpl w:val="05CA62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9D77F38"/>
    <w:multiLevelType w:val="multilevel"/>
    <w:tmpl w:val="C856270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578D7B2F"/>
    <w:multiLevelType w:val="multilevel"/>
    <w:tmpl w:val="333A9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AE72988"/>
    <w:multiLevelType w:val="multilevel"/>
    <w:tmpl w:val="F0745B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BD842F8"/>
    <w:multiLevelType w:val="multilevel"/>
    <w:tmpl w:val="BDB697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9D56B66"/>
    <w:multiLevelType w:val="multilevel"/>
    <w:tmpl w:val="08501DF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F5361E"/>
    <w:multiLevelType w:val="multilevel"/>
    <w:tmpl w:val="9F748B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BCF0DD0"/>
    <w:multiLevelType w:val="multilevel"/>
    <w:tmpl w:val="24C29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F16745"/>
    <w:multiLevelType w:val="multilevel"/>
    <w:tmpl w:val="25A2F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F9D70DB"/>
    <w:multiLevelType w:val="multilevel"/>
    <w:tmpl w:val="C994D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11"/>
  </w:num>
  <w:num w:numId="3">
    <w:abstractNumId w:val="4"/>
  </w:num>
  <w:num w:numId="4">
    <w:abstractNumId w:val="2"/>
  </w:num>
  <w:num w:numId="5">
    <w:abstractNumId w:val="6"/>
  </w:num>
  <w:num w:numId="6">
    <w:abstractNumId w:val="5"/>
  </w:num>
  <w:num w:numId="7">
    <w:abstractNumId w:val="10"/>
  </w:num>
  <w:num w:numId="8">
    <w:abstractNumId w:val="7"/>
  </w:num>
  <w:num w:numId="9">
    <w:abstractNumId w:val="8"/>
  </w:num>
  <w:num w:numId="10">
    <w:abstractNumId w:val="3"/>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308"/>
    <w:rsid w:val="00350308"/>
    <w:rsid w:val="006C5591"/>
    <w:rsid w:val="008B21CC"/>
    <w:rsid w:val="00AA7A04"/>
    <w:rsid w:val="00F06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C1F155-A157-401E-BC54-682D6521C838}"/>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0431970">
      <w:bodyDiv w:val="1"/>
      <w:marLeft w:val="0"/>
      <w:marRight w:val="0"/>
      <w:marTop w:val="0"/>
      <w:marBottom w:val="0"/>
      <w:divBdr>
        <w:top w:val="none" w:sz="0" w:space="0" w:color="auto"/>
        <w:left w:val="none" w:sz="0" w:space="0" w:color="auto"/>
        <w:bottom w:val="none" w:sz="0" w:space="0" w:color="auto"/>
        <w:right w:val="none" w:sz="0" w:space="0" w:color="auto"/>
      </w:divBdr>
    </w:div>
    <w:div w:id="1774008604">
      <w:bodyDiv w:val="1"/>
      <w:marLeft w:val="0"/>
      <w:marRight w:val="0"/>
      <w:marTop w:val="0"/>
      <w:marBottom w:val="0"/>
      <w:divBdr>
        <w:top w:val="none" w:sz="0" w:space="0" w:color="auto"/>
        <w:left w:val="none" w:sz="0" w:space="0" w:color="auto"/>
        <w:bottom w:val="none" w:sz="0" w:space="0" w:color="auto"/>
        <w:right w:val="none" w:sz="0" w:space="0" w:color="auto"/>
      </w:divBdr>
      <w:divsChild>
        <w:div w:id="1679498978">
          <w:marLeft w:val="0"/>
          <w:marRight w:val="0"/>
          <w:marTop w:val="0"/>
          <w:marBottom w:val="0"/>
          <w:divBdr>
            <w:top w:val="none" w:sz="0" w:space="0" w:color="auto"/>
            <w:left w:val="none" w:sz="0" w:space="0" w:color="auto"/>
            <w:bottom w:val="none" w:sz="0" w:space="0" w:color="auto"/>
            <w:right w:val="none" w:sz="0" w:space="0" w:color="auto"/>
          </w:divBdr>
          <w:divsChild>
            <w:div w:id="841579474">
              <w:marLeft w:val="0"/>
              <w:marRight w:val="0"/>
              <w:marTop w:val="0"/>
              <w:marBottom w:val="0"/>
              <w:divBdr>
                <w:top w:val="none" w:sz="0" w:space="0" w:color="auto"/>
                <w:left w:val="none" w:sz="0" w:space="0" w:color="auto"/>
                <w:bottom w:val="none" w:sz="0" w:space="0" w:color="auto"/>
                <w:right w:val="none" w:sz="0" w:space="0" w:color="auto"/>
              </w:divBdr>
              <w:divsChild>
                <w:div w:id="731461139">
                  <w:marLeft w:val="0"/>
                  <w:marRight w:val="0"/>
                  <w:marTop w:val="0"/>
                  <w:marBottom w:val="0"/>
                  <w:divBdr>
                    <w:top w:val="none" w:sz="0" w:space="0" w:color="auto"/>
                    <w:left w:val="none" w:sz="0" w:space="0" w:color="auto"/>
                    <w:bottom w:val="none" w:sz="0" w:space="0" w:color="auto"/>
                    <w:right w:val="none" w:sz="0" w:space="0" w:color="auto"/>
                  </w:divBdr>
                  <w:divsChild>
                    <w:div w:id="1551109369">
                      <w:marLeft w:val="0"/>
                      <w:marRight w:val="0"/>
                      <w:marTop w:val="0"/>
                      <w:marBottom w:val="0"/>
                      <w:divBdr>
                        <w:top w:val="none" w:sz="0" w:space="0" w:color="auto"/>
                        <w:left w:val="none" w:sz="0" w:space="0" w:color="auto"/>
                        <w:bottom w:val="none" w:sz="0" w:space="0" w:color="auto"/>
                        <w:right w:val="none" w:sz="0" w:space="0" w:color="auto"/>
                      </w:divBdr>
                      <w:divsChild>
                        <w:div w:id="1878010278">
                          <w:marLeft w:val="0"/>
                          <w:marRight w:val="0"/>
                          <w:marTop w:val="0"/>
                          <w:marBottom w:val="0"/>
                          <w:divBdr>
                            <w:top w:val="none" w:sz="0" w:space="0" w:color="auto"/>
                            <w:left w:val="none" w:sz="0" w:space="0" w:color="auto"/>
                            <w:bottom w:val="none" w:sz="0" w:space="0" w:color="auto"/>
                            <w:right w:val="none" w:sz="0" w:space="0" w:color="auto"/>
                          </w:divBdr>
                          <w:divsChild>
                            <w:div w:id="868106451">
                              <w:marLeft w:val="0"/>
                              <w:marRight w:val="0"/>
                              <w:marTop w:val="0"/>
                              <w:marBottom w:val="0"/>
                              <w:divBdr>
                                <w:top w:val="none" w:sz="0" w:space="0" w:color="auto"/>
                                <w:left w:val="none" w:sz="0" w:space="0" w:color="auto"/>
                                <w:bottom w:val="none" w:sz="0" w:space="0" w:color="auto"/>
                                <w:right w:val="none" w:sz="0" w:space="0" w:color="auto"/>
                              </w:divBdr>
                              <w:divsChild>
                                <w:div w:id="727530895">
                                  <w:marLeft w:val="0"/>
                                  <w:marRight w:val="0"/>
                                  <w:marTop w:val="0"/>
                                  <w:marBottom w:val="0"/>
                                  <w:divBdr>
                                    <w:top w:val="none" w:sz="0" w:space="0" w:color="auto"/>
                                    <w:left w:val="none" w:sz="0" w:space="0" w:color="auto"/>
                                    <w:bottom w:val="none" w:sz="0" w:space="0" w:color="auto"/>
                                    <w:right w:val="none" w:sz="0" w:space="0" w:color="auto"/>
                                  </w:divBdr>
                                  <w:divsChild>
                                    <w:div w:id="374695140">
                                      <w:marLeft w:val="0"/>
                                      <w:marRight w:val="0"/>
                                      <w:marTop w:val="0"/>
                                      <w:marBottom w:val="0"/>
                                      <w:divBdr>
                                        <w:top w:val="none" w:sz="0" w:space="0" w:color="auto"/>
                                        <w:left w:val="none" w:sz="0" w:space="0" w:color="auto"/>
                                        <w:bottom w:val="none" w:sz="0" w:space="0" w:color="auto"/>
                                        <w:right w:val="none" w:sz="0" w:space="0" w:color="auto"/>
                                      </w:divBdr>
                                      <w:divsChild>
                                        <w:div w:id="1554080769">
                                          <w:marLeft w:val="0"/>
                                          <w:marRight w:val="0"/>
                                          <w:marTop w:val="0"/>
                                          <w:marBottom w:val="0"/>
                                          <w:divBdr>
                                            <w:top w:val="none" w:sz="0" w:space="0" w:color="auto"/>
                                            <w:left w:val="none" w:sz="0" w:space="0" w:color="auto"/>
                                            <w:bottom w:val="none" w:sz="0" w:space="0" w:color="auto"/>
                                            <w:right w:val="none" w:sz="0" w:space="0" w:color="auto"/>
                                          </w:divBdr>
                                          <w:divsChild>
                                            <w:div w:id="8728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8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2918">
          <w:marLeft w:val="0"/>
          <w:marRight w:val="0"/>
          <w:marTop w:val="0"/>
          <w:marBottom w:val="0"/>
          <w:divBdr>
            <w:top w:val="none" w:sz="0" w:space="0" w:color="auto"/>
            <w:left w:val="none" w:sz="0" w:space="0" w:color="auto"/>
            <w:bottom w:val="none" w:sz="0" w:space="0" w:color="auto"/>
            <w:right w:val="none" w:sz="0" w:space="0" w:color="auto"/>
          </w:divBdr>
          <w:divsChild>
            <w:div w:id="380249018">
              <w:marLeft w:val="0"/>
              <w:marRight w:val="0"/>
              <w:marTop w:val="0"/>
              <w:marBottom w:val="0"/>
              <w:divBdr>
                <w:top w:val="single" w:sz="12" w:space="1" w:color="0B57D0"/>
                <w:left w:val="single" w:sz="12" w:space="2" w:color="0B57D0"/>
                <w:bottom w:val="single" w:sz="12" w:space="1" w:color="0B57D0"/>
                <w:right w:val="single" w:sz="12" w:space="2" w:color="0B57D0"/>
              </w:divBdr>
              <w:divsChild>
                <w:div w:id="16698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356144">
      <w:bodyDiv w:val="1"/>
      <w:marLeft w:val="0"/>
      <w:marRight w:val="0"/>
      <w:marTop w:val="0"/>
      <w:marBottom w:val="0"/>
      <w:divBdr>
        <w:top w:val="none" w:sz="0" w:space="0" w:color="auto"/>
        <w:left w:val="none" w:sz="0" w:space="0" w:color="auto"/>
        <w:bottom w:val="none" w:sz="0" w:space="0" w:color="auto"/>
        <w:right w:val="none" w:sz="0" w:space="0" w:color="auto"/>
      </w:divBdr>
      <w:divsChild>
        <w:div w:id="1815682021">
          <w:marLeft w:val="0"/>
          <w:marRight w:val="0"/>
          <w:marTop w:val="0"/>
          <w:marBottom w:val="0"/>
          <w:divBdr>
            <w:top w:val="none" w:sz="0" w:space="0" w:color="auto"/>
            <w:left w:val="none" w:sz="0" w:space="0" w:color="auto"/>
            <w:bottom w:val="none" w:sz="0" w:space="0" w:color="auto"/>
            <w:right w:val="none" w:sz="0" w:space="0" w:color="auto"/>
          </w:divBdr>
          <w:divsChild>
            <w:div w:id="1975065374">
              <w:marLeft w:val="0"/>
              <w:marRight w:val="0"/>
              <w:marTop w:val="0"/>
              <w:marBottom w:val="0"/>
              <w:divBdr>
                <w:top w:val="none" w:sz="0" w:space="0" w:color="auto"/>
                <w:left w:val="none" w:sz="0" w:space="0" w:color="auto"/>
                <w:bottom w:val="none" w:sz="0" w:space="0" w:color="auto"/>
                <w:right w:val="none" w:sz="0" w:space="0" w:color="auto"/>
              </w:divBdr>
              <w:divsChild>
                <w:div w:id="1618020807">
                  <w:marLeft w:val="0"/>
                  <w:marRight w:val="0"/>
                  <w:marTop w:val="0"/>
                  <w:marBottom w:val="0"/>
                  <w:divBdr>
                    <w:top w:val="none" w:sz="0" w:space="0" w:color="auto"/>
                    <w:left w:val="none" w:sz="0" w:space="0" w:color="auto"/>
                    <w:bottom w:val="none" w:sz="0" w:space="0" w:color="auto"/>
                    <w:right w:val="none" w:sz="0" w:space="0" w:color="auto"/>
                  </w:divBdr>
                  <w:divsChild>
                    <w:div w:id="1654528668">
                      <w:marLeft w:val="0"/>
                      <w:marRight w:val="0"/>
                      <w:marTop w:val="0"/>
                      <w:marBottom w:val="0"/>
                      <w:divBdr>
                        <w:top w:val="none" w:sz="0" w:space="0" w:color="auto"/>
                        <w:left w:val="none" w:sz="0" w:space="0" w:color="auto"/>
                        <w:bottom w:val="none" w:sz="0" w:space="0" w:color="auto"/>
                        <w:right w:val="none" w:sz="0" w:space="0" w:color="auto"/>
                      </w:divBdr>
                      <w:divsChild>
                        <w:div w:id="1770463957">
                          <w:marLeft w:val="0"/>
                          <w:marRight w:val="0"/>
                          <w:marTop w:val="0"/>
                          <w:marBottom w:val="0"/>
                          <w:divBdr>
                            <w:top w:val="none" w:sz="0" w:space="0" w:color="auto"/>
                            <w:left w:val="none" w:sz="0" w:space="0" w:color="auto"/>
                            <w:bottom w:val="none" w:sz="0" w:space="0" w:color="auto"/>
                            <w:right w:val="none" w:sz="0" w:space="0" w:color="auto"/>
                          </w:divBdr>
                          <w:divsChild>
                            <w:div w:id="1305046570">
                              <w:marLeft w:val="0"/>
                              <w:marRight w:val="0"/>
                              <w:marTop w:val="0"/>
                              <w:marBottom w:val="0"/>
                              <w:divBdr>
                                <w:top w:val="none" w:sz="0" w:space="0" w:color="auto"/>
                                <w:left w:val="none" w:sz="0" w:space="0" w:color="auto"/>
                                <w:bottom w:val="none" w:sz="0" w:space="0" w:color="auto"/>
                                <w:right w:val="none" w:sz="0" w:space="0" w:color="auto"/>
                              </w:divBdr>
                              <w:divsChild>
                                <w:div w:id="1107309133">
                                  <w:marLeft w:val="0"/>
                                  <w:marRight w:val="0"/>
                                  <w:marTop w:val="0"/>
                                  <w:marBottom w:val="0"/>
                                  <w:divBdr>
                                    <w:top w:val="none" w:sz="0" w:space="0" w:color="auto"/>
                                    <w:left w:val="none" w:sz="0" w:space="0" w:color="auto"/>
                                    <w:bottom w:val="none" w:sz="0" w:space="0" w:color="auto"/>
                                    <w:right w:val="none" w:sz="0" w:space="0" w:color="auto"/>
                                  </w:divBdr>
                                  <w:divsChild>
                                    <w:div w:id="855191290">
                                      <w:marLeft w:val="0"/>
                                      <w:marRight w:val="0"/>
                                      <w:marTop w:val="0"/>
                                      <w:marBottom w:val="0"/>
                                      <w:divBdr>
                                        <w:top w:val="none" w:sz="0" w:space="0" w:color="auto"/>
                                        <w:left w:val="none" w:sz="0" w:space="0" w:color="auto"/>
                                        <w:bottom w:val="none" w:sz="0" w:space="0" w:color="auto"/>
                                        <w:right w:val="none" w:sz="0" w:space="0" w:color="auto"/>
                                      </w:divBdr>
                                      <w:divsChild>
                                        <w:div w:id="1782794783">
                                          <w:marLeft w:val="0"/>
                                          <w:marRight w:val="0"/>
                                          <w:marTop w:val="0"/>
                                          <w:marBottom w:val="0"/>
                                          <w:divBdr>
                                            <w:top w:val="none" w:sz="0" w:space="0" w:color="auto"/>
                                            <w:left w:val="none" w:sz="0" w:space="0" w:color="auto"/>
                                            <w:bottom w:val="none" w:sz="0" w:space="0" w:color="auto"/>
                                            <w:right w:val="none" w:sz="0" w:space="0" w:color="auto"/>
                                          </w:divBdr>
                                          <w:divsChild>
                                            <w:div w:id="199197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6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3138">
          <w:marLeft w:val="0"/>
          <w:marRight w:val="0"/>
          <w:marTop w:val="0"/>
          <w:marBottom w:val="0"/>
          <w:divBdr>
            <w:top w:val="none" w:sz="0" w:space="0" w:color="auto"/>
            <w:left w:val="none" w:sz="0" w:space="0" w:color="auto"/>
            <w:bottom w:val="none" w:sz="0" w:space="0" w:color="auto"/>
            <w:right w:val="none" w:sz="0" w:space="0" w:color="auto"/>
          </w:divBdr>
          <w:divsChild>
            <w:div w:id="16933577">
              <w:marLeft w:val="0"/>
              <w:marRight w:val="0"/>
              <w:marTop w:val="0"/>
              <w:marBottom w:val="0"/>
              <w:divBdr>
                <w:top w:val="single" w:sz="12" w:space="1" w:color="0B57D0"/>
                <w:left w:val="single" w:sz="12" w:space="2" w:color="0B57D0"/>
                <w:bottom w:val="single" w:sz="12" w:space="1" w:color="0B57D0"/>
                <w:right w:val="single" w:sz="12" w:space="2" w:color="0B57D0"/>
              </w:divBdr>
              <w:divsChild>
                <w:div w:id="9058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2280</Words>
  <Characters>13002</Characters>
  <Application>Microsoft Office Word</Application>
  <DocSecurity>0</DocSecurity>
  <Lines>108</Lines>
  <Paragraphs>30</Paragraphs>
  <ScaleCrop>false</ScaleCrop>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Quí Trương</cp:lastModifiedBy>
  <cp:revision>6</cp:revision>
  <dcterms:created xsi:type="dcterms:W3CDTF">2026-08-28T04:11:00Z</dcterms:created>
  <dcterms:modified xsi:type="dcterms:W3CDTF">2026-09-21T15:19:00Z</dcterms:modified>
</cp:coreProperties>
</file>